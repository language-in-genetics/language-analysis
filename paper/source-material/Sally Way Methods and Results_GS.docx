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D6F4" w14:textId="77777777" w:rsidR="00014408" w:rsidRPr="009E3D6A" w:rsidRDefault="00014408" w:rsidP="00247687">
      <w:pPr>
        <w:spacing w:line="360" w:lineRule="auto"/>
        <w:rPr>
          <w:b/>
          <w:bCs/>
          <w:sz w:val="28"/>
          <w:szCs w:val="28"/>
        </w:rPr>
      </w:pPr>
      <w:commentRangeStart w:id="0"/>
      <w:r w:rsidRPr="009E3D6A">
        <w:rPr>
          <w:b/>
          <w:bCs/>
          <w:sz w:val="28"/>
          <w:szCs w:val="28"/>
        </w:rPr>
        <w:t xml:space="preserve">Methods </w:t>
      </w:r>
      <w:commentRangeEnd w:id="0"/>
      <w:r w:rsidR="00247687">
        <w:rPr>
          <w:rStyle w:val="CommentReference"/>
        </w:rPr>
        <w:commentReference w:id="0"/>
      </w:r>
    </w:p>
    <w:p w14:paraId="1E7D08A3" w14:textId="77777777" w:rsidR="00014408" w:rsidRPr="009E3D6A" w:rsidRDefault="00014408" w:rsidP="00247687">
      <w:pPr>
        <w:spacing w:line="360" w:lineRule="auto"/>
      </w:pPr>
    </w:p>
    <w:p w14:paraId="3DC11F52" w14:textId="0F0FC3F2" w:rsidR="00014408" w:rsidRPr="00BD4977" w:rsidRDefault="00014408" w:rsidP="00247687">
      <w:pPr>
        <w:spacing w:line="360" w:lineRule="auto"/>
        <w:rPr>
          <w:i/>
          <w:iCs/>
          <w:rPrChange w:id="1" w:author="Georgina Schlub" w:date="2025-05-17T10:49:00Z" w16du:dateUtc="2025-05-17T00:49:00Z">
            <w:rPr>
              <w:b/>
              <w:bCs/>
            </w:rPr>
          </w:rPrChange>
        </w:rPr>
      </w:pPr>
      <w:del w:id="2" w:author="Georgina Schlub" w:date="2025-05-17T10:49:00Z" w16du:dateUtc="2025-05-17T00:49:00Z">
        <w:r w:rsidRPr="00BD4977" w:rsidDel="00BD4977">
          <w:rPr>
            <w:i/>
            <w:iCs/>
            <w:rPrChange w:id="3" w:author="Georgina Schlub" w:date="2025-05-17T10:49:00Z" w16du:dateUtc="2025-05-17T00:49:00Z">
              <w:rPr>
                <w:b/>
                <w:bCs/>
              </w:rPr>
            </w:rPrChange>
          </w:rPr>
          <w:delText xml:space="preserve">Study Sample </w:delText>
        </w:r>
      </w:del>
      <w:ins w:id="4" w:author="Georgina Schlub" w:date="2025-05-17T10:49:00Z" w16du:dateUtc="2025-05-17T00:49:00Z">
        <w:r w:rsidR="00BD4977" w:rsidRPr="00BD4977">
          <w:rPr>
            <w:i/>
            <w:iCs/>
            <w:rPrChange w:id="5" w:author="Georgina Schlub" w:date="2025-05-17T10:49:00Z" w16du:dateUtc="2025-05-17T00:49:00Z">
              <w:rPr>
                <w:b/>
                <w:bCs/>
              </w:rPr>
            </w:rPrChange>
          </w:rPr>
          <w:t>Corpus development</w:t>
        </w:r>
      </w:ins>
    </w:p>
    <w:p w14:paraId="34DB58EB" w14:textId="77777777" w:rsidR="00014408" w:rsidRPr="009E3D6A" w:rsidRDefault="00014408" w:rsidP="00247687">
      <w:pPr>
        <w:spacing w:line="360" w:lineRule="auto"/>
        <w:rPr>
          <w:u w:val="single"/>
        </w:rPr>
      </w:pPr>
    </w:p>
    <w:p w14:paraId="5DEEF7D3" w14:textId="01FC86FE" w:rsidR="00014408" w:rsidRPr="00BD4977" w:rsidRDefault="00014408" w:rsidP="00247687">
      <w:pPr>
        <w:spacing w:line="360" w:lineRule="auto"/>
        <w:rPr>
          <w:rPrChange w:id="6" w:author="Georgina Schlub" w:date="2025-05-17T10:56:00Z" w16du:dateUtc="2025-05-17T00:56:00Z">
            <w:rPr>
              <w:color w:val="000000"/>
              <w:lang w:val="en-AU"/>
            </w:rPr>
          </w:rPrChange>
        </w:rPr>
      </w:pPr>
      <w:commentRangeStart w:id="7"/>
      <w:r w:rsidRPr="009E3D6A">
        <w:t>The aim of this research is to examine</w:t>
      </w:r>
      <w:ins w:id="8" w:author="Georgina Schlub" w:date="2025-05-17T10:40:00Z" w16du:dateUtc="2025-05-17T00:40:00Z">
        <w:r w:rsidR="00247687">
          <w:t xml:space="preserve"> the temporal</w:t>
        </w:r>
      </w:ins>
      <w:r w:rsidRPr="009E3D6A">
        <w:t xml:space="preserve"> trends in the use of “Caucasian”, “White” and “European ancestry” in academic journals publishing on the topic of human genetics, with a particular interest in genetic counselling. </w:t>
      </w:r>
      <w:commentRangeEnd w:id="7"/>
      <w:r w:rsidR="00247687">
        <w:rPr>
          <w:rStyle w:val="CommentReference"/>
        </w:rPr>
        <w:commentReference w:id="7"/>
      </w:r>
      <w:ins w:id="9" w:author="Georgina Schlub" w:date="2025-05-17T10:39:00Z" w16du:dateUtc="2025-05-17T00:39:00Z">
        <w:r w:rsidR="00247687">
          <w:t xml:space="preserve"> </w:t>
        </w:r>
      </w:ins>
      <w:commentRangeStart w:id="10"/>
      <w:ins w:id="11" w:author="Georgina Schlub" w:date="2025-05-17T10:40:00Z" w16du:dateUtc="2025-05-17T00:40:00Z">
        <w:r w:rsidR="00247687">
          <w:t>To</w:t>
        </w:r>
      </w:ins>
      <w:commentRangeEnd w:id="10"/>
      <w:ins w:id="12" w:author="Georgina Schlub" w:date="2025-05-17T10:56:00Z" w16du:dateUtc="2025-05-17T00:56:00Z">
        <w:r w:rsidR="00BD4977">
          <w:rPr>
            <w:rStyle w:val="CommentReference"/>
          </w:rPr>
          <w:commentReference w:id="10"/>
        </w:r>
      </w:ins>
      <w:ins w:id="13" w:author="Georgina Schlub" w:date="2025-05-17T10:40:00Z" w16du:dateUtc="2025-05-17T00:40:00Z">
        <w:r w:rsidR="00247687">
          <w:t xml:space="preserve"> examine the temporal trends in the use of the word</w:t>
        </w:r>
        <w:proofErr w:type="gramStart"/>
        <w:r w:rsidR="00247687">
          <w:t>…..</w:t>
        </w:r>
        <w:proofErr w:type="gramEnd"/>
        <w:r w:rsidR="00247687">
          <w:t xml:space="preserve"> </w:t>
        </w:r>
      </w:ins>
      <w:ins w:id="14" w:author="Georgina Schlub" w:date="2025-05-17T10:52:00Z" w16du:dateUtc="2025-05-17T00:52:00Z">
        <w:r w:rsidR="00BD4977">
          <w:t xml:space="preserve"> in hu</w:t>
        </w:r>
      </w:ins>
      <w:ins w:id="15" w:author="Georgina Schlub" w:date="2025-05-17T10:53:00Z" w16du:dateUtc="2025-05-17T00:53:00Z">
        <w:r w:rsidR="00BD4977">
          <w:t>man genetics research</w:t>
        </w:r>
      </w:ins>
      <w:del w:id="16" w:author="Georgina Schlub" w:date="2025-05-17T10:39:00Z" w16du:dateUtc="2025-05-17T00:39:00Z">
        <w:r w:rsidRPr="009E3D6A" w:rsidDel="00247687">
          <w:delText>As such</w:delText>
        </w:r>
      </w:del>
      <w:r w:rsidRPr="009E3D6A">
        <w:t xml:space="preserve">, </w:t>
      </w:r>
      <w:ins w:id="17" w:author="Georgina Schlub" w:date="2025-05-17T10:46:00Z" w16du:dateUtc="2025-05-17T00:46:00Z">
        <w:r w:rsidR="00247687">
          <w:t>a corpus</w:t>
        </w:r>
      </w:ins>
      <w:ins w:id="18" w:author="Georgina Schlub" w:date="2025-05-17T10:48:00Z" w16du:dateUtc="2025-05-17T00:48:00Z">
        <w:r w:rsidR="00BD4977">
          <w:t xml:space="preserve">, which is a </w:t>
        </w:r>
        <w:proofErr w:type="spellStart"/>
        <w:r w:rsidR="00BD4977">
          <w:t>XX</w:t>
        </w:r>
      </w:ins>
      <w:ins w:id="19" w:author="Georgina Schlub" w:date="2025-05-17T10:49:00Z" w16du:dateUtc="2025-05-17T00:49:00Z">
        <w:r w:rsidR="00BD4977">
          <w:t>define</w:t>
        </w:r>
      </w:ins>
      <w:ins w:id="20" w:author="Georgina Schlub" w:date="2025-05-17T10:48:00Z" w16du:dateUtc="2025-05-17T00:48:00Z">
        <w:r w:rsidR="00BD4977">
          <w:t>XX</w:t>
        </w:r>
      </w:ins>
      <w:proofErr w:type="spellEnd"/>
      <w:ins w:id="21" w:author="Georgina Schlub" w:date="2025-05-17T10:46:00Z" w16du:dateUtc="2025-05-17T00:46:00Z">
        <w:r w:rsidR="00247687">
          <w:t xml:space="preserve"> was created</w:t>
        </w:r>
      </w:ins>
      <w:ins w:id="22" w:author="Georgina Schlub" w:date="2025-05-17T10:48:00Z" w16du:dateUtc="2025-05-17T00:48:00Z">
        <w:r w:rsidR="00BD4977">
          <w:t>.</w:t>
        </w:r>
      </w:ins>
      <w:ins w:id="23" w:author="Georgina Schlub" w:date="2025-05-17T10:46:00Z" w16du:dateUtc="2025-05-17T00:46:00Z">
        <w:r w:rsidR="00247687">
          <w:t xml:space="preserve"> </w:t>
        </w:r>
      </w:ins>
      <w:ins w:id="24" w:author="Georgina Schlub" w:date="2025-05-17T10:51:00Z" w16du:dateUtc="2025-05-17T00:51:00Z">
        <w:r w:rsidR="00BD4977">
          <w:t>To do this, a</w:t>
        </w:r>
      </w:ins>
      <w:ins w:id="25" w:author="Georgina Schlub" w:date="2025-05-17T10:50:00Z" w16du:dateUtc="2025-05-17T00:50:00Z">
        <w:r w:rsidR="00BD4977">
          <w:t xml:space="preserve"> </w:t>
        </w:r>
      </w:ins>
      <w:ins w:id="26" w:author="Georgina Schlub" w:date="2025-05-17T10:51:00Z" w16du:dateUtc="2025-05-17T00:51:00Z">
        <w:r w:rsidR="00BD4977" w:rsidRPr="009E3D6A">
          <w:t>list of</w:t>
        </w:r>
        <w:r w:rsidR="00BD4977">
          <w:t xml:space="preserve"> peer-reviewed academic</w:t>
        </w:r>
        <w:r w:rsidR="00BD4977" w:rsidRPr="009E3D6A">
          <w:t xml:space="preserve"> journals</w:t>
        </w:r>
      </w:ins>
      <w:ins w:id="27" w:author="Georgina Schlub" w:date="2025-05-17T10:52:00Z" w16du:dateUtc="2025-05-17T00:52:00Z">
        <w:r w:rsidR="00BD4977">
          <w:t>,</w:t>
        </w:r>
      </w:ins>
      <w:ins w:id="28" w:author="Georgina Schlub" w:date="2025-05-17T10:51:00Z" w16du:dateUtc="2025-05-17T00:51:00Z">
        <w:r w:rsidR="00BD4977">
          <w:t xml:space="preserve"> publishing </w:t>
        </w:r>
      </w:ins>
      <w:ins w:id="29" w:author="Georgina Schlub" w:date="2025-05-17T10:53:00Z" w16du:dateUtc="2025-05-17T00:53:00Z">
        <w:r w:rsidR="00BD4977">
          <w:t>research on</w:t>
        </w:r>
      </w:ins>
      <w:ins w:id="30" w:author="Georgina Schlub" w:date="2025-05-17T10:51:00Z" w16du:dateUtc="2025-05-17T00:51:00Z">
        <w:r w:rsidR="00BD4977">
          <w:t xml:space="preserve"> human genetics was</w:t>
        </w:r>
      </w:ins>
      <w:ins w:id="31" w:author="Georgina Schlub" w:date="2025-05-17T10:52:00Z" w16du:dateUtc="2025-05-17T00:52:00Z">
        <w:r w:rsidR="00BD4977">
          <w:t xml:space="preserve"> compiled. </w:t>
        </w:r>
      </w:ins>
      <w:ins w:id="32" w:author="Georgina Schlub" w:date="2025-05-17T10:53:00Z" w16du:dateUtc="2025-05-17T00:53:00Z">
        <w:r w:rsidR="00BD4977">
          <w:t>This list was</w:t>
        </w:r>
      </w:ins>
      <w:ins w:id="33" w:author="Georgina Schlub" w:date="2025-05-17T10:51:00Z" w16du:dateUtc="2025-05-17T00:51:00Z">
        <w:r w:rsidR="00BD4977" w:rsidRPr="009E3D6A">
          <w:t xml:space="preserve"> formulated by using advanced search tools in the </w:t>
        </w:r>
        <w:r w:rsidR="00BD4977" w:rsidRPr="009E3D6A">
          <w:rPr>
            <w:color w:val="000000"/>
            <w:lang w:val="en-AU"/>
          </w:rPr>
          <w:t>National Library of Medicine journal catalogue</w:t>
        </w:r>
        <w:commentRangeStart w:id="34"/>
        <w:r w:rsidR="00BD4977" w:rsidRPr="009E3D6A">
          <w:rPr>
            <w:color w:val="000000"/>
            <w:lang w:val="en-AU"/>
          </w:rPr>
          <w:t xml:space="preserve"> </w:t>
        </w:r>
        <w:r w:rsidR="00BD4977" w:rsidRPr="009E3D6A">
          <w:rPr>
            <w:color w:val="000000"/>
            <w:lang w:val="en-AU"/>
          </w:rPr>
          <w:fldChar w:fldCharType="begin"/>
        </w:r>
        <w:r w:rsidR="00BD4977" w:rsidRPr="009E3D6A">
          <w:rPr>
            <w:color w:val="000000"/>
            <w:lang w:val="en-AU"/>
          </w:rPr>
          <w:instrText xml:space="preserve"> ADDIN EN.CITE &lt;EndNote&gt;&lt;Cite&gt;&lt;Author&gt;National Library of Medicine&lt;/Author&gt;&lt;Year&gt;n.d&lt;/Year&gt;&lt;RecNum&gt;184&lt;/RecNum&gt;&lt;DisplayText&gt;(National Library of Medicine, n.d)&lt;/DisplayText&gt;&lt;record&gt;&lt;rec-number&gt;184&lt;/rec-number&gt;&lt;foreign-keys&gt;&lt;key app="EN" db-id="spz2tftwjradeset5tp5fpxcfxwft0sw00z9" timestamp="1725666920"&gt;184&lt;/key&gt;&lt;/foreign-keys&gt;&lt;ref-type name="Online Database"&gt;45&lt;/ref-type&gt;&lt;contributors&gt;&lt;authors&gt;&lt;author&gt;National Library of Medicine,&lt;/author&gt;&lt;/authors&gt;&lt;/contributors&gt;&lt;titles&gt;&lt;title&gt;National Library of Medicine Catalog&lt;/title&gt;&lt;/titles&gt;&lt;dates&gt;&lt;year&gt;n.d&lt;/year&gt;&lt;/dates&gt;&lt;urls&gt;&lt;related-urls&gt;&lt;url&gt;https://www.ncbi.nlm.nih.gov/nlmcatalog&lt;/url&gt;&lt;/related-urls&gt;&lt;/urls&gt;&lt;/record&gt;&lt;/Cite&gt;&lt;/EndNote&gt;</w:instrText>
        </w:r>
        <w:r w:rsidR="00BD4977" w:rsidRPr="009E3D6A">
          <w:rPr>
            <w:color w:val="000000"/>
            <w:lang w:val="en-AU"/>
          </w:rPr>
          <w:fldChar w:fldCharType="separate"/>
        </w:r>
        <w:r w:rsidR="00BD4977" w:rsidRPr="009E3D6A">
          <w:rPr>
            <w:noProof/>
            <w:color w:val="000000"/>
            <w:lang w:val="en-AU"/>
          </w:rPr>
          <w:t>(National Library of Medicine, n.d)</w:t>
        </w:r>
        <w:r w:rsidR="00BD4977" w:rsidRPr="009E3D6A">
          <w:rPr>
            <w:color w:val="000000"/>
            <w:lang w:val="en-AU"/>
          </w:rPr>
          <w:fldChar w:fldCharType="end"/>
        </w:r>
      </w:ins>
      <w:commentRangeEnd w:id="34"/>
      <w:ins w:id="35" w:author="Georgina Schlub" w:date="2025-05-17T10:53:00Z" w16du:dateUtc="2025-05-17T00:53:00Z">
        <w:r w:rsidR="00BD4977">
          <w:rPr>
            <w:rStyle w:val="CommentReference"/>
          </w:rPr>
          <w:commentReference w:id="34"/>
        </w:r>
      </w:ins>
      <w:ins w:id="36" w:author="Georgina Schlub" w:date="2025-05-17T10:51:00Z" w16du:dateUtc="2025-05-17T00:51:00Z">
        <w:r w:rsidR="00BD4977" w:rsidRPr="009E3D6A">
          <w:rPr>
            <w:color w:val="000000"/>
            <w:lang w:val="en-AU"/>
          </w:rPr>
          <w:t xml:space="preserve"> as well as the Google Scholar search engine</w:t>
        </w:r>
      </w:ins>
      <w:ins w:id="37" w:author="Georgina Schlub" w:date="2025-05-17T10:55:00Z" w16du:dateUtc="2025-05-17T00:55:00Z">
        <w:r w:rsidR="00BD4977">
          <w:rPr>
            <w:color w:val="000000"/>
            <w:lang w:val="en-AU"/>
          </w:rPr>
          <w:t xml:space="preserve"> using the search terms</w:t>
        </w:r>
      </w:ins>
      <w:ins w:id="38" w:author="Georgina Schlub" w:date="2025-05-17T10:51:00Z" w16du:dateUtc="2025-05-17T00:51:00Z">
        <w:r w:rsidR="00BD4977" w:rsidRPr="009E3D6A">
          <w:rPr>
            <w:color w:val="000000"/>
            <w:lang w:val="en-AU"/>
          </w:rPr>
          <w:t xml:space="preserve"> “genetics”, “genomics”, and “human genetics”</w:t>
        </w:r>
      </w:ins>
      <w:ins w:id="39" w:author="Georgina Schlub" w:date="2025-05-17T10:56:00Z" w16du:dateUtc="2025-05-17T00:56:00Z">
        <w:r w:rsidR="00BD4977">
          <w:t xml:space="preserve"> </w:t>
        </w:r>
      </w:ins>
      <w:del w:id="40" w:author="Georgina Schlub" w:date="2025-05-17T10:46:00Z" w16du:dateUtc="2025-05-17T00:46:00Z">
        <w:r w:rsidRPr="009E3D6A" w:rsidDel="00247687">
          <w:delText>a total of n</w:delText>
        </w:r>
      </w:del>
      <w:del w:id="41" w:author="Georgina Schlub" w:date="2025-05-17T10:48:00Z" w16du:dateUtc="2025-05-17T00:48:00Z">
        <w:r w:rsidRPr="009E3D6A" w:rsidDel="00BD4977">
          <w:delText>ine academic journals</w:delText>
        </w:r>
      </w:del>
      <w:del w:id="42" w:author="Georgina Schlub" w:date="2025-05-17T10:47:00Z" w16du:dateUtc="2025-05-17T00:47:00Z">
        <w:r w:rsidRPr="009E3D6A" w:rsidDel="00BD4977">
          <w:delText xml:space="preserve"> were selected to create this study’s corpus</w:delText>
        </w:r>
      </w:del>
      <w:del w:id="43" w:author="Georgina Schlub" w:date="2025-05-17T10:56:00Z" w16du:dateUtc="2025-05-17T00:56:00Z">
        <w:r w:rsidRPr="009E3D6A" w:rsidDel="00BD4977">
          <w:delText xml:space="preserve">. </w:delText>
        </w:r>
        <w:commentRangeStart w:id="44"/>
        <w:r w:rsidRPr="009E3D6A" w:rsidDel="00BD4977">
          <w:delText xml:space="preserve">The journals in this study were selected </w:delText>
        </w:r>
        <w:commentRangeEnd w:id="44"/>
        <w:r w:rsidR="00247687" w:rsidDel="00BD4977">
          <w:rPr>
            <w:rStyle w:val="CommentReference"/>
          </w:rPr>
          <w:commentReference w:id="44"/>
        </w:r>
        <w:commentRangeStart w:id="45"/>
        <w:r w:rsidRPr="009E3D6A" w:rsidDel="00BD4977">
          <w:delText xml:space="preserve">by all members of the research team </w:delText>
        </w:r>
        <w:commentRangeEnd w:id="45"/>
        <w:r w:rsidRPr="009E3D6A" w:rsidDel="00BD4977">
          <w:rPr>
            <w:rStyle w:val="CommentReference"/>
          </w:rPr>
          <w:commentReference w:id="45"/>
        </w:r>
        <w:r w:rsidRPr="009E3D6A" w:rsidDel="00BD4977">
          <w:delText xml:space="preserve">from a curated list of genetic academic journals published in English. The list of journals was formulated by using advanced search tools in the </w:delText>
        </w:r>
        <w:r w:rsidRPr="009E3D6A" w:rsidDel="00BD4977">
          <w:rPr>
            <w:color w:val="000000"/>
            <w:lang w:val="en-AU"/>
          </w:rPr>
          <w:delText xml:space="preserve">National Library of Medicine journal catalogue </w:delText>
        </w:r>
        <w:r w:rsidRPr="009E3D6A" w:rsidDel="00BD4977">
          <w:rPr>
            <w:color w:val="000000"/>
            <w:lang w:val="en-AU"/>
          </w:rPr>
          <w:fldChar w:fldCharType="begin"/>
        </w:r>
        <w:r w:rsidRPr="009E3D6A" w:rsidDel="00BD4977">
          <w:rPr>
            <w:color w:val="000000"/>
            <w:lang w:val="en-AU"/>
          </w:rPr>
          <w:delInstrText xml:space="preserve"> ADDIN EN.CITE &lt;EndNote&gt;&lt;Cite&gt;&lt;Author&gt;National Library of Medicine&lt;/Author&gt;&lt;Year&gt;n.d&lt;/Year&gt;&lt;RecNum&gt;184&lt;/RecNum&gt;&lt;DisplayText&gt;(National Library of Medicine, n.d)&lt;/DisplayText&gt;&lt;record&gt;&lt;rec-number&gt;184&lt;/rec-number&gt;&lt;foreign-keys&gt;&lt;key app="EN" db-id="spz2tftwjradeset5tp5fpxcfxwft0sw00z9" timestamp="1725666920"&gt;184&lt;/key&gt;&lt;/foreign-keys&gt;&lt;ref-type name="Online Database"&gt;45&lt;/ref-type&gt;&lt;contributors&gt;&lt;authors&gt;&lt;author&gt;National Library of Medicine,&lt;/author&gt;&lt;/authors&gt;&lt;/contributors&gt;&lt;titles&gt;&lt;title&gt;National Library of Medicine Catalog&lt;/title&gt;&lt;/titles&gt;&lt;dates&gt;&lt;year&gt;n.d&lt;/year&gt;&lt;/dates&gt;&lt;urls&gt;&lt;related-urls&gt;&lt;url&gt;https://www.ncbi.nlm.nih.gov/nlmcatalog&lt;/url&gt;&lt;/related-urls&gt;&lt;/urls&gt;&lt;/record&gt;&lt;/Cite&gt;&lt;/EndNote&gt;</w:delInstrText>
        </w:r>
        <w:r w:rsidRPr="009E3D6A" w:rsidDel="00BD4977">
          <w:rPr>
            <w:color w:val="000000"/>
            <w:lang w:val="en-AU"/>
          </w:rPr>
          <w:fldChar w:fldCharType="separate"/>
        </w:r>
        <w:r w:rsidRPr="009E3D6A" w:rsidDel="00BD4977">
          <w:rPr>
            <w:noProof/>
            <w:color w:val="000000"/>
            <w:lang w:val="en-AU"/>
          </w:rPr>
          <w:delText>(National Library of Medicine, n.d)</w:delText>
        </w:r>
        <w:r w:rsidRPr="009E3D6A" w:rsidDel="00BD4977">
          <w:rPr>
            <w:color w:val="000000"/>
            <w:lang w:val="en-AU"/>
          </w:rPr>
          <w:fldChar w:fldCharType="end"/>
        </w:r>
        <w:r w:rsidRPr="009E3D6A" w:rsidDel="00BD4977">
          <w:rPr>
            <w:color w:val="000000"/>
            <w:lang w:val="en-AU"/>
          </w:rPr>
          <w:delText xml:space="preserve"> as well as the Google Scholar search engine. Search terms used were “genetics”, “genomics”, and “human genetics”.</w:delText>
        </w:r>
      </w:del>
      <w:r w:rsidRPr="009E3D6A">
        <w:rPr>
          <w:color w:val="000000"/>
          <w:lang w:val="en-AU"/>
        </w:rPr>
        <w:t xml:space="preserve"> Journal </w:t>
      </w:r>
      <w:del w:id="46" w:author="Georgina Schlub" w:date="2025-05-17T10:56:00Z" w16du:dateUtc="2025-05-17T00:56:00Z">
        <w:r w:rsidRPr="009E3D6A" w:rsidDel="00BD4977">
          <w:rPr>
            <w:color w:val="000000"/>
            <w:lang w:val="en-AU"/>
          </w:rPr>
          <w:delText xml:space="preserve">demographic </w:delText>
        </w:r>
      </w:del>
      <w:ins w:id="47" w:author="Georgina Schlub" w:date="2025-05-17T10:56:00Z" w16du:dateUtc="2025-05-17T00:56:00Z">
        <w:r w:rsidR="00BD4977">
          <w:rPr>
            <w:color w:val="000000"/>
            <w:lang w:val="en-AU"/>
          </w:rPr>
          <w:t>publication</w:t>
        </w:r>
        <w:r w:rsidR="00BD4977" w:rsidRPr="009E3D6A">
          <w:rPr>
            <w:color w:val="000000"/>
            <w:lang w:val="en-AU"/>
          </w:rPr>
          <w:t xml:space="preserve"> </w:t>
        </w:r>
      </w:ins>
      <w:r w:rsidRPr="009E3D6A">
        <w:rPr>
          <w:color w:val="000000"/>
          <w:lang w:val="en-AU"/>
        </w:rPr>
        <w:t xml:space="preserve">information was collected, </w:t>
      </w:r>
      <w:del w:id="48" w:author="Georgina Schlub" w:date="2025-05-17T10:56:00Z" w16du:dateUtc="2025-05-17T00:56:00Z">
        <w:r w:rsidRPr="009E3D6A" w:rsidDel="00BD4977">
          <w:rPr>
            <w:color w:val="000000"/>
            <w:lang w:val="en-AU"/>
          </w:rPr>
          <w:delText>such as</w:delText>
        </w:r>
      </w:del>
      <w:ins w:id="49" w:author="Georgina Schlub" w:date="2025-05-17T10:56:00Z" w16du:dateUtc="2025-05-17T00:56:00Z">
        <w:r w:rsidR="00BD4977">
          <w:rPr>
            <w:color w:val="000000"/>
            <w:lang w:val="en-AU"/>
          </w:rPr>
          <w:t>including</w:t>
        </w:r>
      </w:ins>
      <w:ins w:id="50" w:author="Georgina Schlub" w:date="2025-05-17T10:57:00Z" w16du:dateUtc="2025-05-17T00:57:00Z">
        <w:r w:rsidR="005635ED">
          <w:rPr>
            <w:color w:val="000000"/>
            <w:lang w:val="en-AU"/>
          </w:rPr>
          <w:t>:</w:t>
        </w:r>
      </w:ins>
      <w:r w:rsidRPr="009E3D6A">
        <w:rPr>
          <w:color w:val="000000"/>
          <w:lang w:val="en-AU"/>
        </w:rPr>
        <w:t xml:space="preserve"> </w:t>
      </w:r>
      <w:commentRangeStart w:id="51"/>
      <w:commentRangeStart w:id="52"/>
      <w:ins w:id="53" w:author="Georgina Schlub" w:date="2025-05-17T10:57:00Z" w16du:dateUtc="2025-05-17T00:57:00Z">
        <w:r w:rsidR="005635ED">
          <w:rPr>
            <w:color w:val="000000"/>
            <w:lang w:val="en-AU"/>
          </w:rPr>
          <w:t xml:space="preserve">journal </w:t>
        </w:r>
      </w:ins>
      <w:r w:rsidRPr="009E3D6A">
        <w:rPr>
          <w:color w:val="000000"/>
          <w:lang w:val="en-AU"/>
        </w:rPr>
        <w:t xml:space="preserve">name, abbreviation, scope, year established, publication frequency, peer review model, affiliations, publisher and access format </w:t>
      </w:r>
      <w:commentRangeEnd w:id="51"/>
      <w:r w:rsidR="005635ED">
        <w:rPr>
          <w:rStyle w:val="CommentReference"/>
        </w:rPr>
        <w:commentReference w:id="51"/>
      </w:r>
      <w:commentRangeEnd w:id="52"/>
      <w:r w:rsidR="00D03F9C">
        <w:rPr>
          <w:rStyle w:val="CommentReference"/>
        </w:rPr>
        <w:commentReference w:id="52"/>
      </w:r>
      <w:r w:rsidRPr="009E3D6A">
        <w:rPr>
          <w:color w:val="000000"/>
          <w:lang w:val="en-AU"/>
        </w:rPr>
        <w:t>(</w:t>
      </w:r>
      <w:del w:id="54" w:author="Georgina Schlub" w:date="2025-05-17T11:03:00Z" w16du:dateUtc="2025-05-17T01:03:00Z">
        <w:r w:rsidRPr="009E3D6A" w:rsidDel="005635ED">
          <w:rPr>
            <w:b/>
            <w:bCs/>
            <w:color w:val="000000"/>
            <w:lang w:val="en-AU"/>
          </w:rPr>
          <w:delText>Table 1</w:delText>
        </w:r>
        <w:r w:rsidRPr="009E3D6A" w:rsidDel="005635ED">
          <w:rPr>
            <w:color w:val="000000"/>
            <w:lang w:val="en-AU"/>
          </w:rPr>
          <w:delText>).</w:delText>
        </w:r>
      </w:del>
      <w:ins w:id="55" w:author="Georgina Schlub" w:date="2025-05-17T11:03:00Z" w16du:dateUtc="2025-05-17T01:03:00Z">
        <w:r w:rsidR="005635ED">
          <w:rPr>
            <w:b/>
            <w:bCs/>
            <w:color w:val="000000"/>
            <w:lang w:val="en-AU"/>
          </w:rPr>
          <w:t>Supplementary Information</w:t>
        </w:r>
      </w:ins>
      <w:ins w:id="56" w:author="Georgina Schlub" w:date="2025-05-17T11:20:00Z" w16du:dateUtc="2025-05-17T01:20:00Z">
        <w:r w:rsidR="00D03F9C">
          <w:rPr>
            <w:b/>
            <w:bCs/>
            <w:color w:val="000000"/>
            <w:lang w:val="en-AU"/>
          </w:rPr>
          <w:t>/</w:t>
        </w:r>
      </w:ins>
      <w:ins w:id="57" w:author="Georgina Schlub" w:date="2025-05-17T11:21:00Z" w16du:dateUtc="2025-05-17T01:21:00Z">
        <w:r w:rsidR="00D03F9C">
          <w:rPr>
            <w:b/>
            <w:bCs/>
            <w:color w:val="000000"/>
            <w:lang w:val="en-AU"/>
          </w:rPr>
          <w:t>Appendix</w:t>
        </w:r>
      </w:ins>
      <w:ins w:id="58" w:author="Georgina Schlub" w:date="2025-05-17T11:03:00Z" w16du:dateUtc="2025-05-17T01:03:00Z">
        <w:r w:rsidR="005635ED">
          <w:rPr>
            <w:b/>
            <w:bCs/>
            <w:color w:val="000000"/>
            <w:lang w:val="en-AU"/>
          </w:rPr>
          <w:t xml:space="preserve"> Table 1). </w:t>
        </w:r>
        <w:r w:rsidR="005635ED">
          <w:rPr>
            <w:color w:val="000000"/>
            <w:lang w:val="en-AU"/>
          </w:rPr>
          <w:t xml:space="preserve">Of these journals, nine were selected </w:t>
        </w:r>
      </w:ins>
      <w:ins w:id="59" w:author="Georgina Schlub" w:date="2025-05-17T11:08:00Z" w16du:dateUtc="2025-05-17T01:08:00Z">
        <w:r w:rsidR="007809EE">
          <w:rPr>
            <w:color w:val="000000"/>
            <w:lang w:val="en-AU"/>
          </w:rPr>
          <w:t xml:space="preserve">by the research team </w:t>
        </w:r>
      </w:ins>
      <w:ins w:id="60" w:author="Georgina Schlub" w:date="2025-05-17T11:03:00Z" w16du:dateUtc="2025-05-17T01:03:00Z">
        <w:r w:rsidR="005635ED">
          <w:rPr>
            <w:color w:val="000000"/>
            <w:lang w:val="en-AU"/>
          </w:rPr>
          <w:t xml:space="preserve">for the final corpus (Table 1). These journals were selected based on </w:t>
        </w:r>
      </w:ins>
      <w:r w:rsidRPr="009E3D6A">
        <w:rPr>
          <w:color w:val="000000"/>
          <w:lang w:val="en-AU"/>
        </w:rPr>
        <w:t xml:space="preserve"> </w:t>
      </w:r>
      <w:del w:id="61" w:author="Georgina Schlub" w:date="2025-05-17T11:05:00Z" w16du:dateUtc="2025-05-17T01:05:00Z">
        <w:r w:rsidRPr="009E3D6A" w:rsidDel="005635ED">
          <w:rPr>
            <w:color w:val="000000"/>
            <w:lang w:val="en-AU"/>
          </w:rPr>
          <w:delText xml:space="preserve">European Journal of Human Genetics, American Journal of Human Genetics, Familial Cancer, Genetic Epidemiology, Heredity, Human Genetics, Human Genomics, Journal Of Community Genetics and Journal of Genetic Counseling were selected for analysis in this study. These journals were chosen based on </w:delText>
        </w:r>
      </w:del>
      <w:r w:rsidRPr="009E3D6A">
        <w:rPr>
          <w:color w:val="000000"/>
          <w:lang w:val="en-AU"/>
        </w:rPr>
        <w:t>their relevance to the research question as well as their prominence in the</w:t>
      </w:r>
      <w:del w:id="62" w:author="Georgina Schlub" w:date="2025-05-17T11:07:00Z" w16du:dateUtc="2025-05-17T01:07:00Z">
        <w:r w:rsidRPr="009E3D6A" w:rsidDel="007809EE">
          <w:rPr>
            <w:color w:val="000000"/>
            <w:lang w:val="en-AU"/>
          </w:rPr>
          <w:delText xml:space="preserve"> genetics</w:delText>
        </w:r>
      </w:del>
      <w:r w:rsidRPr="009E3D6A">
        <w:rPr>
          <w:color w:val="000000"/>
          <w:lang w:val="en-AU"/>
        </w:rPr>
        <w:t xml:space="preserve"> field</w:t>
      </w:r>
      <w:ins w:id="63" w:author="Georgina Schlub" w:date="2025-05-17T11:07:00Z" w16du:dateUtc="2025-05-17T01:07:00Z">
        <w:r w:rsidR="007809EE">
          <w:rPr>
            <w:color w:val="000000"/>
            <w:lang w:val="en-AU"/>
          </w:rPr>
          <w:t xml:space="preserve"> of human genetics and genetic counselling  research</w:t>
        </w:r>
      </w:ins>
      <w:ins w:id="64" w:author="Georgina Schlub" w:date="2025-05-17T11:08:00Z" w16du:dateUtc="2025-05-17T01:08:00Z">
        <w:r w:rsidR="007809EE">
          <w:rPr>
            <w:color w:val="000000"/>
            <w:lang w:val="en-AU"/>
          </w:rPr>
          <w:t xml:space="preserve">. Factors considered for journal inclusion </w:t>
        </w:r>
      </w:ins>
      <w:ins w:id="65" w:author="Georgina Schlub" w:date="2025-05-17T11:09:00Z" w16du:dateUtc="2025-05-17T01:09:00Z">
        <w:r w:rsidR="007809EE">
          <w:rPr>
            <w:color w:val="000000"/>
            <w:lang w:val="en-AU"/>
          </w:rPr>
          <w:t>were …..[</w:t>
        </w:r>
      </w:ins>
      <w:ins w:id="66" w:author="Georgina Schlub" w:date="2025-05-17T11:06:00Z" w16du:dateUtc="2025-05-17T01:06:00Z">
        <w:r w:rsidR="005635ED">
          <w:rPr>
            <w:color w:val="000000"/>
            <w:lang w:val="en-AU"/>
          </w:rPr>
          <w:t>years of publication, impact factor, reputation</w:t>
        </w:r>
      </w:ins>
      <w:ins w:id="67" w:author="Georgina Schlub" w:date="2025-05-17T11:07:00Z" w16du:dateUtc="2025-05-17T01:07:00Z">
        <w:r w:rsidR="007809EE">
          <w:rPr>
            <w:color w:val="000000"/>
            <w:lang w:val="en-AU"/>
          </w:rPr>
          <w:t>, influence</w:t>
        </w:r>
      </w:ins>
      <w:ins w:id="68" w:author="Georgina Schlub" w:date="2025-05-17T11:09:00Z" w16du:dateUtc="2025-05-17T01:09:00Z">
        <w:r w:rsidR="007809EE">
          <w:rPr>
            <w:color w:val="000000"/>
            <w:lang w:val="en-AU"/>
          </w:rPr>
          <w:t xml:space="preserve"> etc]</w:t>
        </w:r>
      </w:ins>
      <w:del w:id="69" w:author="Georgina Schlub" w:date="2025-05-17T11:09:00Z" w16du:dateUtc="2025-05-17T01:09:00Z">
        <w:r w:rsidRPr="009E3D6A" w:rsidDel="007809EE">
          <w:rPr>
            <w:color w:val="000000" w:themeColor="text1"/>
            <w:lang w:val="en-AU"/>
          </w:rPr>
          <w:delText>.</w:delText>
        </w:r>
      </w:del>
      <w:r w:rsidRPr="009E3D6A">
        <w:rPr>
          <w:color w:val="000000" w:themeColor="text1"/>
          <w:lang w:val="en-AU"/>
        </w:rPr>
        <w:t xml:space="preserve"> The selection criteria focused on journals that publish research directly related to genetic counselling and human genetics whilst also considering impact factor and influence among the genetics community </w:t>
      </w:r>
      <w:r w:rsidRPr="009E3D6A">
        <w:rPr>
          <w:color w:val="000000" w:themeColor="text1"/>
          <w:lang w:val="en-AU"/>
        </w:rPr>
        <w:fldChar w:fldCharType="begin">
          <w:fldData xml:space="preserve">PEVuZE5vdGU+PENpdGU+PEF1dGhvcj5NY05laWxsPC9BdXRob3I+PFllYXI+MjAyMTwvWWVhcj48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</w:fldData>
        </w:fldChar>
      </w:r>
      <w:r w:rsidRPr="009E3D6A">
        <w:rPr>
          <w:color w:val="000000" w:themeColor="text1"/>
          <w:lang w:val="en-AU"/>
        </w:rPr>
        <w:instrText xml:space="preserve"> ADDIN EN.CITE </w:instrText>
      </w:r>
      <w:r w:rsidRPr="009E3D6A">
        <w:rPr>
          <w:color w:val="000000" w:themeColor="text1"/>
          <w:lang w:val="en-AU"/>
        </w:rPr>
        <w:fldChar w:fldCharType="begin">
          <w:fldData xml:space="preserve">PEVuZE5vdGU+PENpdGU+PEF1dGhvcj5NY05laWxsPC9BdXRob3I+PFllYXI+MjAyMTwvWWVhcj48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</w:fldData>
        </w:fldChar>
      </w:r>
      <w:r w:rsidRPr="009E3D6A">
        <w:rPr>
          <w:color w:val="000000" w:themeColor="text1"/>
          <w:lang w:val="en-AU"/>
        </w:rPr>
        <w:instrText xml:space="preserve"> ADDIN EN.CITE.DATA </w:instrText>
      </w:r>
      <w:r w:rsidRPr="009E3D6A">
        <w:rPr>
          <w:color w:val="000000" w:themeColor="text1"/>
          <w:lang w:val="en-AU"/>
        </w:rPr>
      </w:r>
      <w:r w:rsidRPr="009E3D6A">
        <w:rPr>
          <w:color w:val="000000" w:themeColor="text1"/>
          <w:lang w:val="en-AU"/>
        </w:rPr>
        <w:fldChar w:fldCharType="end"/>
      </w:r>
      <w:r w:rsidRPr="009E3D6A">
        <w:rPr>
          <w:color w:val="000000" w:themeColor="text1"/>
          <w:lang w:val="en-AU"/>
        </w:rPr>
      </w:r>
      <w:r w:rsidRPr="009E3D6A">
        <w:rPr>
          <w:color w:val="000000" w:themeColor="text1"/>
          <w:lang w:val="en-AU"/>
        </w:rPr>
        <w:fldChar w:fldCharType="separate"/>
      </w:r>
      <w:r w:rsidRPr="009E3D6A">
        <w:rPr>
          <w:noProof/>
          <w:color w:val="000000" w:themeColor="text1"/>
          <w:lang w:val="en-AU"/>
        </w:rPr>
        <w:t>(Korf, 2024; McNeill, 2021)</w:t>
      </w:r>
      <w:r w:rsidRPr="009E3D6A">
        <w:rPr>
          <w:color w:val="000000" w:themeColor="text1"/>
          <w:lang w:val="en-AU"/>
        </w:rPr>
        <w:fldChar w:fldCharType="end"/>
      </w:r>
      <w:r w:rsidRPr="009E3D6A">
        <w:rPr>
          <w:color w:val="000000" w:themeColor="text1"/>
          <w:lang w:val="en-AU"/>
        </w:rPr>
        <w:t xml:space="preserve">. </w:t>
      </w:r>
    </w:p>
    <w:p w14:paraId="33A64C4B" w14:textId="77777777" w:rsidR="00014408" w:rsidRPr="009E3D6A" w:rsidRDefault="00014408" w:rsidP="00247687">
      <w:pPr>
        <w:spacing w:line="360" w:lineRule="auto"/>
        <w:rPr>
          <w:color w:val="000000"/>
          <w:lang w:val="en-AU"/>
        </w:rPr>
      </w:pPr>
    </w:p>
    <w:p w14:paraId="634503A2" w14:textId="00F1AB41" w:rsidR="00442958" w:rsidRDefault="00442958">
      <w:pPr>
        <w:rPr>
          <w:ins w:id="70" w:author="Georgina Schlub" w:date="2025-05-17T13:20:00Z" w16du:dateUtc="2025-05-17T03:20:00Z"/>
          <w:i/>
          <w:iCs/>
          <w:color w:val="000000"/>
          <w:lang w:val="en-AU"/>
        </w:rPr>
      </w:pPr>
      <w:ins w:id="71" w:author="Georgina Schlub" w:date="2025-05-17T13:20:00Z" w16du:dateUtc="2025-05-17T03:20:00Z">
        <w:r w:rsidRPr="00442958">
          <w:rPr>
            <w:color w:val="000000"/>
            <w:highlight w:val="yellow"/>
            <w:lang w:val="en-AU"/>
            <w:rPrChange w:id="72" w:author="Georgina Schlub" w:date="2025-05-17T13:21:00Z" w16du:dateUtc="2025-05-17T03:21:00Z">
              <w:rPr>
                <w:color w:val="000000"/>
                <w:lang w:val="en-AU"/>
              </w:rPr>
            </w:rPrChange>
          </w:rPr>
          <w:t>PAGE BREAK</w:t>
        </w:r>
      </w:ins>
      <w:ins w:id="73" w:author="Georgina Schlub" w:date="2025-05-17T13:21:00Z" w16du:dateUtc="2025-05-17T03:21:00Z">
        <w:r w:rsidRPr="00442958">
          <w:rPr>
            <w:color w:val="000000"/>
            <w:highlight w:val="yellow"/>
            <w:lang w:val="en-AU"/>
            <w:rPrChange w:id="74" w:author="Georgina Schlub" w:date="2025-05-17T13:21:00Z" w16du:dateUtc="2025-05-17T03:21:00Z">
              <w:rPr>
                <w:color w:val="000000"/>
                <w:lang w:val="en-AU"/>
              </w:rPr>
            </w:rPrChange>
          </w:rPr>
          <w:t xml:space="preserve"> AND INSERT </w:t>
        </w:r>
        <w:r w:rsidRPr="00442958">
          <w:rPr>
            <w:b/>
            <w:bCs/>
            <w:color w:val="000000"/>
            <w:highlight w:val="yellow"/>
            <w:lang w:val="en-AU"/>
            <w:rPrChange w:id="75" w:author="Georgina Schlub" w:date="2025-05-17T13:21:00Z" w16du:dateUtc="2025-05-17T03:21:00Z">
              <w:rPr>
                <w:color w:val="000000"/>
                <w:lang w:val="en-AU"/>
              </w:rPr>
            </w:rPrChange>
          </w:rPr>
          <w:t>TABLE 1</w:t>
        </w:r>
        <w:r w:rsidRPr="00442958">
          <w:rPr>
            <w:color w:val="000000"/>
            <w:highlight w:val="yellow"/>
            <w:lang w:val="en-AU"/>
            <w:rPrChange w:id="76" w:author="Georgina Schlub" w:date="2025-05-17T13:21:00Z" w16du:dateUtc="2025-05-17T03:21:00Z">
              <w:rPr>
                <w:color w:val="000000"/>
                <w:lang w:val="en-AU"/>
              </w:rPr>
            </w:rPrChange>
          </w:rPr>
          <w:t xml:space="preserve"> – landscape orientation of the page</w:t>
        </w:r>
        <w:r>
          <w:rPr>
            <w:color w:val="000000"/>
            <w:highlight w:val="yellow"/>
            <w:lang w:val="en-AU"/>
          </w:rPr>
          <w:t xml:space="preserve"> for the table</w:t>
        </w:r>
        <w:r w:rsidRPr="00442958">
          <w:rPr>
            <w:color w:val="000000"/>
            <w:highlight w:val="yellow"/>
            <w:lang w:val="en-AU"/>
            <w:rPrChange w:id="77" w:author="Georgina Schlub" w:date="2025-05-17T13:21:00Z" w16du:dateUtc="2025-05-17T03:21:00Z">
              <w:rPr>
                <w:color w:val="000000"/>
                <w:lang w:val="en-AU"/>
              </w:rPr>
            </w:rPrChange>
          </w:rPr>
          <w:t xml:space="preserve"> – then page break and next section of your methods</w:t>
        </w:r>
        <w:r>
          <w:rPr>
            <w:color w:val="000000"/>
            <w:lang w:val="en-AU"/>
          </w:rPr>
          <w:t xml:space="preserve"> </w:t>
        </w:r>
        <w:r w:rsidRPr="00442958">
          <w:rPr>
            <w:i/>
            <w:iCs/>
            <w:color w:val="000000"/>
            <w:lang w:val="en-AU"/>
            <w:rPrChange w:id="78" w:author="Georgina Schlub" w:date="2025-05-17T13:21:00Z" w16du:dateUtc="2025-05-17T03:21:00Z">
              <w:rPr>
                <w:color w:val="000000"/>
                <w:lang w:val="en-AU"/>
              </w:rPr>
            </w:rPrChange>
          </w:rPr>
          <w:t>portrait orientation</w:t>
        </w:r>
      </w:ins>
      <w:ins w:id="79" w:author="Georgina Schlub" w:date="2025-05-17T13:20:00Z" w16du:dateUtc="2025-05-17T03:20:00Z">
        <w:r>
          <w:rPr>
            <w:i/>
            <w:iCs/>
            <w:color w:val="000000"/>
            <w:lang w:val="en-AU"/>
          </w:rPr>
          <w:br w:type="page"/>
        </w:r>
      </w:ins>
    </w:p>
    <w:p w14:paraId="0DC9AFA4" w14:textId="5429D108" w:rsidR="00014408" w:rsidRPr="00BD4977" w:rsidRDefault="00014408" w:rsidP="00247687">
      <w:pPr>
        <w:spacing w:line="360" w:lineRule="auto"/>
        <w:rPr>
          <w:i/>
          <w:iCs/>
          <w:color w:val="000000"/>
          <w:lang w:val="en-AU"/>
          <w:rPrChange w:id="80" w:author="Georgina Schlub" w:date="2025-05-17T10:49:00Z" w16du:dateUtc="2025-05-17T00:49:00Z">
            <w:rPr>
              <w:b/>
              <w:bCs/>
              <w:color w:val="000000"/>
              <w:lang w:val="en-AU"/>
            </w:rPr>
          </w:rPrChange>
        </w:rPr>
      </w:pPr>
      <w:r w:rsidRPr="00BD4977">
        <w:rPr>
          <w:i/>
          <w:iCs/>
          <w:color w:val="000000"/>
          <w:lang w:val="en-AU"/>
          <w:rPrChange w:id="81" w:author="Georgina Schlub" w:date="2025-05-17T10:49:00Z" w16du:dateUtc="2025-05-17T00:49:00Z">
            <w:rPr>
              <w:b/>
              <w:bCs/>
              <w:color w:val="000000"/>
              <w:lang w:val="en-AU"/>
            </w:rPr>
          </w:rPrChange>
        </w:rPr>
        <w:lastRenderedPageBreak/>
        <w:t>Data Extraction</w:t>
      </w:r>
    </w:p>
    <w:p w14:paraId="0D63EA9E" w14:textId="77777777" w:rsidR="00014408" w:rsidRPr="009E3D6A" w:rsidRDefault="00014408" w:rsidP="00247687">
      <w:pPr>
        <w:spacing w:line="360" w:lineRule="auto"/>
        <w:rPr>
          <w:color w:val="000000"/>
          <w:lang w:val="en-AU"/>
        </w:rPr>
      </w:pPr>
    </w:p>
    <w:p w14:paraId="4D2C602D" w14:textId="563416BF" w:rsidR="00014408" w:rsidRPr="009E3D6A" w:rsidRDefault="00014408" w:rsidP="00247687">
      <w:pPr>
        <w:spacing w:line="360" w:lineRule="auto"/>
        <w:rPr>
          <w:color w:val="000000"/>
          <w:lang w:val="en-AU"/>
        </w:rPr>
      </w:pPr>
      <w:r w:rsidRPr="009E3D6A">
        <w:rPr>
          <w:color w:val="000000"/>
          <w:lang w:val="en-AU"/>
        </w:rPr>
        <w:t xml:space="preserve">This study utilised two complimentary corpus-based approaches to extract word frequency data from </w:t>
      </w:r>
      <w:del w:id="82" w:author="Georgina Schlub" w:date="2025-05-17T11:10:00Z" w16du:dateUtc="2025-05-17T01:10:00Z">
        <w:r w:rsidRPr="009E3D6A" w:rsidDel="007809EE">
          <w:rPr>
            <w:color w:val="000000"/>
            <w:lang w:val="en-AU"/>
          </w:rPr>
          <w:delText>multiple journals</w:delText>
        </w:r>
      </w:del>
      <w:ins w:id="83" w:author="Georgina Schlub" w:date="2025-05-17T11:10:00Z" w16du:dateUtc="2025-05-17T01:10:00Z">
        <w:r w:rsidR="007809EE">
          <w:rPr>
            <w:color w:val="000000"/>
            <w:lang w:val="en-AU"/>
          </w:rPr>
          <w:t>the nine selecte</w:t>
        </w:r>
      </w:ins>
      <w:ins w:id="84" w:author="Georgina Schlub" w:date="2025-05-17T11:11:00Z" w16du:dateUtc="2025-05-17T01:11:00Z">
        <w:r w:rsidR="007809EE">
          <w:rPr>
            <w:color w:val="000000"/>
            <w:lang w:val="en-AU"/>
          </w:rPr>
          <w:t xml:space="preserve">d </w:t>
        </w:r>
        <w:proofErr w:type="spellStart"/>
        <w:r w:rsidR="007809EE">
          <w:rPr>
            <w:color w:val="000000"/>
            <w:lang w:val="en-AU"/>
          </w:rPr>
          <w:t>jounals</w:t>
        </w:r>
        <w:proofErr w:type="spellEnd"/>
        <w:r w:rsidR="007809EE">
          <w:rPr>
            <w:color w:val="000000"/>
            <w:lang w:val="en-AU"/>
          </w:rPr>
          <w:t xml:space="preserve"> in our corpus</w:t>
        </w:r>
      </w:ins>
      <w:r w:rsidRPr="009E3D6A">
        <w:rPr>
          <w:color w:val="000000"/>
          <w:lang w:val="en-AU"/>
        </w:rPr>
        <w:t xml:space="preserve">. The first method involved a full-text word frequency analysis on all articles published in the </w:t>
      </w:r>
      <w:r w:rsidRPr="007809EE">
        <w:rPr>
          <w:i/>
          <w:iCs/>
          <w:color w:val="000000"/>
          <w:lang w:val="en-AU"/>
          <w:rPrChange w:id="85" w:author="Georgina Schlub" w:date="2025-05-17T11:09:00Z" w16du:dateUtc="2025-05-17T01:09:00Z">
            <w:rPr>
              <w:color w:val="000000"/>
              <w:lang w:val="en-AU"/>
            </w:rPr>
          </w:rPrChange>
        </w:rPr>
        <w:t>Journal of Genetic Counselling</w:t>
      </w:r>
      <w:r w:rsidRPr="009E3D6A">
        <w:rPr>
          <w:color w:val="000000"/>
          <w:lang w:val="en-AU"/>
        </w:rPr>
        <w:t xml:space="preserve"> </w:t>
      </w:r>
      <w:del w:id="86" w:author="Georgina Schlub" w:date="2025-05-17T11:14:00Z" w16du:dateUtc="2025-05-17T01:14:00Z">
        <w:r w:rsidRPr="009E3D6A" w:rsidDel="007809EE">
          <w:rPr>
            <w:color w:val="000000"/>
            <w:lang w:val="en-AU"/>
          </w:rPr>
          <w:delText xml:space="preserve">between </w:delText>
        </w:r>
      </w:del>
      <w:ins w:id="87" w:author="Georgina Schlub" w:date="2025-05-17T11:14:00Z" w16du:dateUtc="2025-05-17T01:14:00Z">
        <w:r w:rsidR="007809EE">
          <w:rPr>
            <w:color w:val="000000"/>
            <w:lang w:val="en-AU"/>
          </w:rPr>
          <w:t xml:space="preserve">from </w:t>
        </w:r>
      </w:ins>
      <w:r w:rsidRPr="009E3D6A">
        <w:rPr>
          <w:color w:val="000000"/>
          <w:lang w:val="en-AU"/>
        </w:rPr>
        <w:t>its first publication in 1992</w:t>
      </w:r>
      <w:ins w:id="88" w:author="Georgina Schlub" w:date="2025-05-17T11:14:00Z" w16du:dateUtc="2025-05-17T01:14:00Z">
        <w:r w:rsidR="007809EE">
          <w:rPr>
            <w:color w:val="000000"/>
            <w:lang w:val="en-AU"/>
          </w:rPr>
          <w:t>,</w:t>
        </w:r>
      </w:ins>
      <w:r w:rsidRPr="009E3D6A">
        <w:rPr>
          <w:color w:val="000000"/>
          <w:lang w:val="en-AU"/>
        </w:rPr>
        <w:t xml:space="preserve"> to October 2024. The second method extracted word frequency data from </w:t>
      </w:r>
      <w:ins w:id="89" w:author="Georgina Schlub" w:date="2025-05-17T11:11:00Z" w16du:dateUtc="2025-05-17T01:11:00Z">
        <w:r w:rsidR="007809EE">
          <w:rPr>
            <w:color w:val="000000"/>
            <w:lang w:val="en-AU"/>
          </w:rPr>
          <w:t xml:space="preserve">just </w:t>
        </w:r>
      </w:ins>
      <w:r w:rsidRPr="009E3D6A">
        <w:rPr>
          <w:color w:val="000000"/>
          <w:lang w:val="en-AU"/>
        </w:rPr>
        <w:t xml:space="preserve">titles and abstracts </w:t>
      </w:r>
      <w:del w:id="90" w:author="Georgina Schlub" w:date="2025-05-17T11:11:00Z" w16du:dateUtc="2025-05-17T01:11:00Z">
        <w:r w:rsidRPr="009E3D6A" w:rsidDel="007809EE">
          <w:rPr>
            <w:color w:val="000000"/>
            <w:lang w:val="en-AU"/>
          </w:rPr>
          <w:delText>across eight leading human genetics journals from</w:delText>
        </w:r>
      </w:del>
      <w:ins w:id="91" w:author="Georgina Schlub" w:date="2025-05-17T11:11:00Z" w16du:dateUtc="2025-05-17T01:11:00Z">
        <w:r w:rsidR="007809EE">
          <w:rPr>
            <w:color w:val="000000"/>
            <w:lang w:val="en-AU"/>
          </w:rPr>
          <w:t xml:space="preserve">from the remaining eight journals </w:t>
        </w:r>
      </w:ins>
      <w:ins w:id="92" w:author="Georgina Schlub" w:date="2025-05-17T11:14:00Z" w16du:dateUtc="2025-05-17T01:14:00Z">
        <w:r w:rsidR="007809EE">
          <w:rPr>
            <w:color w:val="000000"/>
            <w:lang w:val="en-AU"/>
          </w:rPr>
          <w:t xml:space="preserve">in our corpus, </w:t>
        </w:r>
      </w:ins>
      <w:ins w:id="93" w:author="Georgina Schlub" w:date="2025-05-17T11:11:00Z" w16du:dateUtc="2025-05-17T01:11:00Z">
        <w:r w:rsidR="007809EE">
          <w:rPr>
            <w:color w:val="000000"/>
            <w:lang w:val="en-AU"/>
          </w:rPr>
          <w:t>spanning the date range of</w:t>
        </w:r>
      </w:ins>
      <w:r w:rsidRPr="009E3D6A">
        <w:rPr>
          <w:color w:val="000000"/>
          <w:lang w:val="en-AU"/>
        </w:rPr>
        <w:t xml:space="preserve"> 1947 to December 2024. Together these methods allowed for a</w:t>
      </w:r>
      <w:ins w:id="94" w:author="Georgina Schlub" w:date="2025-05-17T11:12:00Z" w16du:dateUtc="2025-05-17T01:12:00Z">
        <w:r w:rsidR="007809EE">
          <w:rPr>
            <w:color w:val="000000"/>
            <w:lang w:val="en-AU"/>
          </w:rPr>
          <w:t xml:space="preserve"> complimentary and </w:t>
        </w:r>
      </w:ins>
      <w:del w:id="95" w:author="Georgina Schlub" w:date="2025-05-17T11:12:00Z" w16du:dateUtc="2025-05-17T01:12:00Z">
        <w:r w:rsidRPr="009E3D6A" w:rsidDel="007809EE">
          <w:rPr>
            <w:color w:val="000000"/>
            <w:lang w:val="en-AU"/>
          </w:rPr>
          <w:delText>n</w:delText>
        </w:r>
      </w:del>
      <w:r w:rsidRPr="009E3D6A">
        <w:rPr>
          <w:color w:val="000000"/>
          <w:lang w:val="en-AU"/>
        </w:rPr>
        <w:t xml:space="preserve"> in-depth analysis</w:t>
      </w:r>
      <w:ins w:id="96" w:author="Georgina Schlub" w:date="2025-05-17T11:12:00Z" w16du:dateUtc="2025-05-17T01:12:00Z">
        <w:r w:rsidR="007809EE">
          <w:rPr>
            <w:color w:val="000000"/>
            <w:lang w:val="en-AU"/>
          </w:rPr>
          <w:t xml:space="preserve"> both</w:t>
        </w:r>
      </w:ins>
      <w:r w:rsidRPr="009E3D6A">
        <w:rPr>
          <w:color w:val="000000"/>
          <w:lang w:val="en-AU"/>
        </w:rPr>
        <w:t xml:space="preserve"> within the </w:t>
      </w:r>
      <w:commentRangeStart w:id="97"/>
      <w:r w:rsidRPr="007809EE">
        <w:rPr>
          <w:i/>
          <w:iCs/>
          <w:color w:val="000000"/>
          <w:lang w:val="en-AU"/>
          <w:rPrChange w:id="98" w:author="Georgina Schlub" w:date="2025-05-17T11:12:00Z" w16du:dateUtc="2025-05-17T01:12:00Z">
            <w:rPr>
              <w:color w:val="000000"/>
              <w:lang w:val="en-AU"/>
            </w:rPr>
          </w:rPrChange>
        </w:rPr>
        <w:t xml:space="preserve">Journal of Genetic </w:t>
      </w:r>
      <w:proofErr w:type="spellStart"/>
      <w:r w:rsidRPr="007809EE">
        <w:rPr>
          <w:i/>
          <w:iCs/>
          <w:color w:val="000000"/>
          <w:lang w:val="en-AU"/>
          <w:rPrChange w:id="99" w:author="Georgina Schlub" w:date="2025-05-17T11:12:00Z" w16du:dateUtc="2025-05-17T01:12:00Z">
            <w:rPr>
              <w:color w:val="000000"/>
              <w:lang w:val="en-AU"/>
            </w:rPr>
          </w:rPrChange>
        </w:rPr>
        <w:t>Counseling</w:t>
      </w:r>
      <w:commentRangeEnd w:id="97"/>
      <w:proofErr w:type="spellEnd"/>
      <w:r w:rsidR="007809EE">
        <w:rPr>
          <w:rStyle w:val="CommentReference"/>
        </w:rPr>
        <w:commentReference w:id="97"/>
      </w:r>
      <w:r w:rsidRPr="009E3D6A">
        <w:rPr>
          <w:color w:val="000000"/>
          <w:lang w:val="en-AU"/>
        </w:rPr>
        <w:t xml:space="preserve"> </w:t>
      </w:r>
      <w:del w:id="100" w:author="Georgina Schlub" w:date="2025-05-17T11:12:00Z" w16du:dateUtc="2025-05-17T01:12:00Z">
        <w:r w:rsidRPr="009E3D6A" w:rsidDel="007809EE">
          <w:rPr>
            <w:color w:val="000000"/>
            <w:lang w:val="en-AU"/>
          </w:rPr>
          <w:delText>as well as a broader comparative view</w:delText>
        </w:r>
      </w:del>
      <w:ins w:id="101" w:author="Georgina Schlub" w:date="2025-05-17T11:12:00Z" w16du:dateUtc="2025-05-17T01:12:00Z">
        <w:r w:rsidR="007809EE">
          <w:rPr>
            <w:color w:val="000000"/>
            <w:lang w:val="en-AU"/>
          </w:rPr>
          <w:t>and c</w:t>
        </w:r>
      </w:ins>
      <w:ins w:id="102" w:author="Georgina Schlub" w:date="2025-05-17T11:13:00Z" w16du:dateUtc="2025-05-17T01:13:00Z">
        <w:r w:rsidR="007809EE">
          <w:rPr>
            <w:color w:val="000000"/>
            <w:lang w:val="en-AU"/>
          </w:rPr>
          <w:t>omparatively</w:t>
        </w:r>
      </w:ins>
      <w:r w:rsidRPr="009E3D6A">
        <w:rPr>
          <w:color w:val="000000"/>
          <w:lang w:val="en-AU"/>
        </w:rPr>
        <w:t xml:space="preserve"> across the </w:t>
      </w:r>
      <w:del w:id="103" w:author="Georgina Schlub" w:date="2025-05-17T11:12:00Z" w16du:dateUtc="2025-05-17T01:12:00Z">
        <w:r w:rsidRPr="009E3D6A" w:rsidDel="007809EE">
          <w:rPr>
            <w:color w:val="000000"/>
            <w:lang w:val="en-AU"/>
          </w:rPr>
          <w:delText xml:space="preserve">wider </w:delText>
        </w:r>
      </w:del>
      <w:r w:rsidRPr="009E3D6A">
        <w:rPr>
          <w:color w:val="000000"/>
          <w:lang w:val="en-AU"/>
        </w:rPr>
        <w:t>field of human genetics</w:t>
      </w:r>
      <w:ins w:id="104" w:author="Georgina Schlub" w:date="2025-05-17T11:12:00Z" w16du:dateUtc="2025-05-17T01:12:00Z">
        <w:r w:rsidR="007809EE">
          <w:rPr>
            <w:color w:val="000000"/>
            <w:lang w:val="en-AU"/>
          </w:rPr>
          <w:t xml:space="preserve"> more broadly</w:t>
        </w:r>
      </w:ins>
      <w:r w:rsidRPr="009E3D6A">
        <w:rPr>
          <w:color w:val="000000"/>
          <w:lang w:val="en-AU"/>
        </w:rPr>
        <w:t xml:space="preserve">. </w:t>
      </w:r>
    </w:p>
    <w:p w14:paraId="3A7281B4" w14:textId="77777777" w:rsidR="00014408" w:rsidRPr="009E3D6A" w:rsidRDefault="00014408" w:rsidP="00247687">
      <w:pPr>
        <w:spacing w:line="360" w:lineRule="auto"/>
        <w:rPr>
          <w:color w:val="000000"/>
          <w:lang w:val="en-AU"/>
        </w:rPr>
      </w:pPr>
    </w:p>
    <w:p w14:paraId="55E6AAAF" w14:textId="4F572342" w:rsidR="00014408" w:rsidRPr="007809EE" w:rsidRDefault="00014408" w:rsidP="00247687">
      <w:pPr>
        <w:spacing w:line="360" w:lineRule="auto"/>
        <w:rPr>
          <w:i/>
          <w:iCs/>
          <w:color w:val="000000"/>
          <w:lang w:val="en-AU"/>
          <w:rPrChange w:id="105" w:author="Georgina Schlub" w:date="2025-05-17T11:13:00Z" w16du:dateUtc="2025-05-17T01:13:00Z">
            <w:rPr>
              <w:color w:val="000000"/>
              <w:u w:val="single"/>
              <w:lang w:val="en-AU"/>
            </w:rPr>
          </w:rPrChange>
        </w:rPr>
      </w:pPr>
      <w:r w:rsidRPr="007809EE">
        <w:rPr>
          <w:i/>
          <w:iCs/>
          <w:color w:val="000000"/>
          <w:lang w:val="en-AU"/>
          <w:rPrChange w:id="106" w:author="Georgina Schlub" w:date="2025-05-17T11:13:00Z" w16du:dateUtc="2025-05-17T01:13:00Z">
            <w:rPr>
              <w:color w:val="000000"/>
              <w:u w:val="single"/>
              <w:lang w:val="en-AU"/>
            </w:rPr>
          </w:rPrChange>
        </w:rPr>
        <w:t xml:space="preserve">Full Text Analysis </w:t>
      </w:r>
      <w:ins w:id="107" w:author="Georgina Schlub" w:date="2025-05-17T12:28:00Z" w16du:dateUtc="2025-05-17T02:28:00Z">
        <w:r w:rsidR="0046224F">
          <w:rPr>
            <w:i/>
            <w:iCs/>
            <w:color w:val="000000"/>
            <w:lang w:val="en-AU"/>
          </w:rPr>
          <w:t xml:space="preserve">- </w:t>
        </w:r>
      </w:ins>
      <w:del w:id="108" w:author="Georgina Schlub" w:date="2025-05-17T12:28:00Z" w16du:dateUtc="2025-05-17T02:28:00Z">
        <w:r w:rsidRPr="007809EE" w:rsidDel="0046224F">
          <w:rPr>
            <w:i/>
            <w:iCs/>
            <w:color w:val="000000"/>
            <w:lang w:val="en-AU"/>
            <w:rPrChange w:id="109" w:author="Georgina Schlub" w:date="2025-05-17T11:13:00Z" w16du:dateUtc="2025-05-17T01:13:00Z">
              <w:rPr>
                <w:color w:val="000000"/>
                <w:u w:val="single"/>
                <w:lang w:val="en-AU"/>
              </w:rPr>
            </w:rPrChange>
          </w:rPr>
          <w:delText xml:space="preserve">of the </w:delText>
        </w:r>
      </w:del>
      <w:r w:rsidRPr="007809EE">
        <w:rPr>
          <w:i/>
          <w:iCs/>
          <w:color w:val="000000"/>
          <w:lang w:val="en-AU"/>
          <w:rPrChange w:id="110" w:author="Georgina Schlub" w:date="2025-05-17T11:13:00Z" w16du:dateUtc="2025-05-17T01:13:00Z">
            <w:rPr>
              <w:color w:val="000000"/>
              <w:u w:val="single"/>
              <w:lang w:val="en-AU"/>
            </w:rPr>
          </w:rPrChange>
        </w:rPr>
        <w:t xml:space="preserve">Journal of Genetic Counselling </w:t>
      </w:r>
    </w:p>
    <w:p w14:paraId="0D2EE2AE" w14:textId="77777777" w:rsidR="00014408" w:rsidRPr="009E3D6A" w:rsidRDefault="00014408" w:rsidP="00247687">
      <w:pPr>
        <w:spacing w:line="360" w:lineRule="auto"/>
        <w:rPr>
          <w:b/>
          <w:bCs/>
          <w:color w:val="000000"/>
          <w:lang w:val="en-AU"/>
        </w:rPr>
      </w:pPr>
    </w:p>
    <w:p w14:paraId="5ABADE4A" w14:textId="795D37F5" w:rsidR="00014408" w:rsidRPr="009E3D6A" w:rsidRDefault="00014408" w:rsidP="00247687">
      <w:pPr>
        <w:spacing w:line="360" w:lineRule="auto"/>
        <w:rPr>
          <w:color w:val="000000"/>
          <w:lang w:val="en-AU"/>
        </w:rPr>
      </w:pPr>
      <w:r w:rsidRPr="009E3D6A">
        <w:rPr>
          <w:color w:val="000000"/>
          <w:lang w:val="en-AU"/>
        </w:rPr>
        <w:t xml:space="preserve">To undertake a full text analysis of the Journal of Genetic Counselling, a </w:t>
      </w:r>
      <w:commentRangeStart w:id="111"/>
      <w:ins w:id="112" w:author="Georgina Schlub" w:date="2025-05-17T11:14:00Z" w16du:dateUtc="2025-05-17T01:14:00Z">
        <w:r w:rsidR="007809EE">
          <w:rPr>
            <w:color w:val="000000"/>
            <w:lang w:val="en-AU"/>
          </w:rPr>
          <w:t>sub-</w:t>
        </w:r>
        <w:commentRangeEnd w:id="111"/>
        <w:r w:rsidR="007809EE">
          <w:rPr>
            <w:rStyle w:val="CommentReference"/>
          </w:rPr>
          <w:commentReference w:id="111"/>
        </w:r>
      </w:ins>
      <w:r w:rsidRPr="009E3D6A">
        <w:rPr>
          <w:color w:val="000000"/>
          <w:lang w:val="en-AU"/>
        </w:rPr>
        <w:t>corpus was created by aggregating PDF copies of all articles published in the journal</w:t>
      </w:r>
      <w:ins w:id="113" w:author="Georgina Schlub" w:date="2025-05-17T11:17:00Z" w16du:dateUtc="2025-05-17T01:17:00Z">
        <w:r w:rsidR="007809EE">
          <w:rPr>
            <w:color w:val="000000"/>
            <w:lang w:val="en-AU"/>
          </w:rPr>
          <w:t xml:space="preserve"> (n = ??)</w:t>
        </w:r>
      </w:ins>
      <w:r w:rsidRPr="009E3D6A">
        <w:rPr>
          <w:color w:val="000000"/>
          <w:lang w:val="en-AU"/>
        </w:rPr>
        <w:t>. Articles were accessed via Wiley Online Library</w:t>
      </w:r>
      <w:ins w:id="114" w:author="Georgina Schlub" w:date="2025-05-17T11:15:00Z" w16du:dateUtc="2025-05-17T01:15:00Z">
        <w:r w:rsidR="007809EE">
          <w:rPr>
            <w:color w:val="000000"/>
            <w:lang w:val="en-AU"/>
          </w:rPr>
          <w:t xml:space="preserve"> through the University of Technology. </w:t>
        </w:r>
      </w:ins>
      <w:del w:id="115" w:author="Georgina Schlub" w:date="2025-05-17T11:15:00Z" w16du:dateUtc="2025-05-17T01:15:00Z">
        <w:r w:rsidRPr="009E3D6A" w:rsidDel="007809EE">
          <w:rPr>
            <w:color w:val="000000"/>
            <w:lang w:val="en-AU"/>
          </w:rPr>
          <w:delText>,</w:delText>
        </w:r>
      </w:del>
      <w:r w:rsidRPr="009E3D6A">
        <w:rPr>
          <w:color w:val="000000"/>
          <w:lang w:val="en-AU"/>
        </w:rPr>
        <w:t xml:space="preserve"> </w:t>
      </w:r>
      <w:del w:id="116" w:author="Georgina Schlub" w:date="2025-05-17T11:16:00Z" w16du:dateUtc="2025-05-17T01:16:00Z">
        <w:r w:rsidRPr="009E3D6A" w:rsidDel="007809EE">
          <w:rPr>
            <w:color w:val="000000"/>
            <w:lang w:val="en-AU"/>
          </w:rPr>
          <w:delText xml:space="preserve">PDF copies of all articles were downloaded. </w:delText>
        </w:r>
      </w:del>
      <w:ins w:id="117" w:author="Georgina Schlub" w:date="2025-05-17T11:16:00Z" w16du:dateUtc="2025-05-17T01:16:00Z">
        <w:r w:rsidR="007809EE">
          <w:rPr>
            <w:color w:val="000000"/>
            <w:lang w:val="en-AU"/>
          </w:rPr>
          <w:t xml:space="preserve">Downloaded </w:t>
        </w:r>
      </w:ins>
      <w:ins w:id="118" w:author="Georgina Schlub" w:date="2025-05-17T11:17:00Z" w16du:dateUtc="2025-05-17T01:17:00Z">
        <w:r w:rsidR="007809EE">
          <w:rPr>
            <w:color w:val="000000"/>
            <w:lang w:val="en-AU"/>
          </w:rPr>
          <w:t>a</w:t>
        </w:r>
      </w:ins>
      <w:del w:id="119" w:author="Georgina Schlub" w:date="2025-05-17T11:16:00Z" w16du:dateUtc="2025-05-17T01:16:00Z">
        <w:r w:rsidRPr="009E3D6A" w:rsidDel="007809EE">
          <w:rPr>
            <w:color w:val="000000"/>
            <w:lang w:val="en-AU"/>
          </w:rPr>
          <w:delText>A</w:delText>
        </w:r>
      </w:del>
      <w:r w:rsidRPr="009E3D6A">
        <w:rPr>
          <w:color w:val="000000"/>
          <w:lang w:val="en-AU"/>
        </w:rPr>
        <w:t xml:space="preserve">rticles were kept as separate files organised </w:t>
      </w:r>
      <w:commentRangeStart w:id="120"/>
      <w:r w:rsidRPr="009E3D6A">
        <w:rPr>
          <w:color w:val="000000"/>
          <w:lang w:val="en-AU"/>
        </w:rPr>
        <w:t xml:space="preserve">by journal </w:t>
      </w:r>
      <w:commentRangeEnd w:id="120"/>
      <w:r w:rsidR="007809EE">
        <w:rPr>
          <w:rStyle w:val="CommentReference"/>
        </w:rPr>
        <w:commentReference w:id="120"/>
      </w:r>
      <w:r w:rsidRPr="009E3D6A">
        <w:rPr>
          <w:color w:val="000000"/>
          <w:lang w:val="en-AU"/>
        </w:rPr>
        <w:t xml:space="preserve">to allow word frequency analysis to occur at a text level rather than at a corpus level, as described by Goulart et al. </w:t>
      </w:r>
      <w:r w:rsidRPr="009E3D6A">
        <w:rPr>
          <w:color w:val="000000"/>
          <w:lang w:val="en-AU"/>
        </w:rPr>
        <w:fldChar w:fldCharType="begin"/>
      </w:r>
      <w:r w:rsidRPr="009E3D6A">
        <w:rPr>
          <w:color w:val="000000"/>
          <w:lang w:val="en-AU"/>
        </w:rPr>
        <w:instrText xml:space="preserve"> ADDIN EN.CITE &lt;EndNote&gt;&lt;Cite&gt;&lt;Author&gt;Goulart&lt;/Author&gt;&lt;Year&gt;2024&lt;/Year&gt;&lt;RecNum&gt;192&lt;/RecNum&gt;&lt;DisplayText&gt;(Goulart et al., 2024)&lt;/DisplayText&gt;&lt;record&gt;&lt;rec-number&gt;192&lt;/rec-number&gt;&lt;foreign-keys&gt;&lt;key app="EN" db-id="spz2tftwjradeset5tp5fpxcfxwft0sw00z9" timestamp="1729925639"&gt;192&lt;/key&gt;&lt;/foreign-keys&gt;&lt;ref-type name="Journal Article"&gt;17&lt;/ref-type&gt;&lt;contributors&gt;&lt;authors&gt;&lt;author&gt;Goulart, Larissa&lt;/author&gt;&lt;author&gt;Staples, Shelley&lt;/author&gt;&lt;author&gt;Novikov, Aleksey&lt;/author&gt;&lt;author&gt;Picoral, Adriana&lt;/author&gt;&lt;author&gt;Reppen, Randi&lt;/author&gt;&lt;/authors&gt;&lt;/contributors&gt;&lt;titles&gt;&lt;title&gt;An introduction to CIABATTA: Increasing accessibility to corpus creation for non-experts&lt;/title&gt;&lt;secondary-title&gt;Research Methods in Applied Linguistics&lt;/secondary-title&gt;&lt;/titles&gt;&lt;periodical&gt;&lt;full-title&gt;Research Methods in Applied Linguistics&lt;/full-title&gt;&lt;/periodical&gt;&lt;pages&gt;100146&lt;/pages&gt;&lt;volume&gt;3&lt;/volume&gt;&lt;number&gt;3&lt;/number&gt;&lt;keywords&gt;&lt;keyword&gt;Corpus tools&lt;/keyword&gt;&lt;keyword&gt;Corpus compilation&lt;/keyword&gt;&lt;keyword&gt;Ethics in corpus research&lt;/keyword&gt;&lt;keyword&gt;Corpus text processor&lt;/keyword&gt;&lt;keyword&gt;Crow&lt;/keyword&gt;&lt;/keywords&gt;&lt;dates&gt;&lt;year&gt;2024&lt;/year&gt;&lt;pub-dates&gt;&lt;date&gt;2024/12/01/&lt;/date&gt;&lt;/pub-dates&gt;&lt;/dates&gt;&lt;isbn&gt;2772-7661&lt;/isbn&gt;&lt;urls&gt;&lt;related-urls&gt;&lt;url&gt;https://www.sciencedirect.com/science/article/pii/S2772766124000521&lt;/url&gt;&lt;/related-urls&gt;&lt;/urls&gt;&lt;electronic-resource-num&gt;https://doi.org/10.1016/j.rmal.2024.100146&lt;/electronic-resource-num&gt;&lt;/record&gt;&lt;/Cite&gt;&lt;/EndNote&gt;</w:instrText>
      </w:r>
      <w:r w:rsidRPr="009E3D6A">
        <w:rPr>
          <w:color w:val="000000"/>
          <w:lang w:val="en-AU"/>
        </w:rPr>
        <w:fldChar w:fldCharType="separate"/>
      </w:r>
      <w:r w:rsidRPr="009E3D6A">
        <w:rPr>
          <w:noProof/>
          <w:color w:val="000000"/>
          <w:lang w:val="en-AU"/>
        </w:rPr>
        <w:t>(Goulart et al., 2024)</w:t>
      </w:r>
      <w:r w:rsidRPr="009E3D6A">
        <w:rPr>
          <w:color w:val="000000"/>
          <w:lang w:val="en-AU"/>
        </w:rPr>
        <w:fldChar w:fldCharType="end"/>
      </w:r>
      <w:r w:rsidRPr="009E3D6A">
        <w:rPr>
          <w:color w:val="000000"/>
          <w:lang w:val="en-AU"/>
        </w:rPr>
        <w:t>. Journal announcements, reviewers’ thanks and addendums were not included in the corpus</w:t>
      </w:r>
      <w:ins w:id="121" w:author="Georgina Schlub" w:date="2025-05-17T12:29:00Z" w16du:dateUtc="2025-05-17T02:29:00Z">
        <w:r w:rsidR="0046224F">
          <w:rPr>
            <w:color w:val="000000"/>
            <w:lang w:val="en-AU"/>
          </w:rPr>
          <w:t xml:space="preserve">. </w:t>
        </w:r>
      </w:ins>
      <w:del w:id="122" w:author="Georgina Schlub" w:date="2025-05-17T12:29:00Z" w16du:dateUtc="2025-05-17T02:29:00Z">
        <w:r w:rsidRPr="009E3D6A" w:rsidDel="0046224F">
          <w:rPr>
            <w:color w:val="000000"/>
            <w:lang w:val="en-AU"/>
          </w:rPr>
          <w:delText xml:space="preserve">; a similar approach was taken by Byoen et al </w:delText>
        </w:r>
        <w:r w:rsidRPr="009E3D6A" w:rsidDel="0046224F">
          <w:rPr>
            <w:color w:val="000000"/>
            <w:lang w:val="en-AU"/>
          </w:rPr>
          <w:fldChar w:fldCharType="begin">
            <w:fldData xml:space="preserve">PEVuZE5vdGU+PENpdGU+PEF1dGhvcj5CeWVvbjwvQXV0aG9yPjxZZWFyPjIwMjE8L1llYXI+PFJl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</w:fldData>
          </w:fldChar>
        </w:r>
        <w:r w:rsidRPr="009E3D6A" w:rsidDel="0046224F">
          <w:rPr>
            <w:color w:val="000000"/>
            <w:lang w:val="en-AU"/>
          </w:rPr>
          <w:delInstrText xml:space="preserve"> ADDIN EN.CITE </w:delInstrText>
        </w:r>
        <w:r w:rsidRPr="009E3D6A" w:rsidDel="0046224F">
          <w:rPr>
            <w:color w:val="000000"/>
            <w:lang w:val="en-AU"/>
          </w:rPr>
          <w:fldChar w:fldCharType="begin">
            <w:fldData xml:space="preserve">PEVuZE5vdGU+PENpdGU+PEF1dGhvcj5CeWVvbjwvQXV0aG9yPjxZZWFyPjIwMjE8L1llYXI+PFJl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</w:fldData>
          </w:fldChar>
        </w:r>
        <w:r w:rsidRPr="009E3D6A" w:rsidDel="0046224F">
          <w:rPr>
            <w:color w:val="000000"/>
            <w:lang w:val="en-AU"/>
          </w:rPr>
          <w:delInstrText xml:space="preserve"> ADDIN EN.CITE.DATA </w:delInstrText>
        </w:r>
        <w:r w:rsidRPr="009E3D6A" w:rsidDel="0046224F">
          <w:rPr>
            <w:color w:val="000000"/>
            <w:lang w:val="en-AU"/>
          </w:rPr>
        </w:r>
        <w:r w:rsidRPr="009E3D6A" w:rsidDel="0046224F">
          <w:rPr>
            <w:color w:val="000000"/>
            <w:lang w:val="en-AU"/>
          </w:rPr>
          <w:fldChar w:fldCharType="end"/>
        </w:r>
        <w:r w:rsidRPr="009E3D6A" w:rsidDel="0046224F">
          <w:rPr>
            <w:color w:val="000000"/>
            <w:lang w:val="en-AU"/>
          </w:rPr>
        </w:r>
        <w:r w:rsidRPr="009E3D6A" w:rsidDel="0046224F">
          <w:rPr>
            <w:color w:val="000000"/>
            <w:lang w:val="en-AU"/>
          </w:rPr>
          <w:fldChar w:fldCharType="separate"/>
        </w:r>
        <w:r w:rsidRPr="009E3D6A" w:rsidDel="0046224F">
          <w:rPr>
            <w:noProof/>
            <w:color w:val="000000"/>
            <w:lang w:val="en-AU"/>
          </w:rPr>
          <w:delText>(Byeon et al., 2021)</w:delText>
        </w:r>
        <w:r w:rsidRPr="009E3D6A" w:rsidDel="0046224F">
          <w:rPr>
            <w:color w:val="000000"/>
            <w:lang w:val="en-AU"/>
          </w:rPr>
          <w:fldChar w:fldCharType="end"/>
        </w:r>
        <w:r w:rsidRPr="009E3D6A" w:rsidDel="0046224F">
          <w:rPr>
            <w:color w:val="000000"/>
            <w:lang w:val="en-AU"/>
          </w:rPr>
          <w:delText xml:space="preserve">. </w:delText>
        </w:r>
      </w:del>
      <w:r w:rsidRPr="009E3D6A">
        <w:rPr>
          <w:color w:val="000000"/>
          <w:lang w:val="en-AU"/>
        </w:rPr>
        <w:t xml:space="preserve">Given that this study’s primary focus is on published </w:t>
      </w:r>
      <w:ins w:id="123" w:author="Georgina Schlub" w:date="2025-05-17T11:18:00Z" w16du:dateUtc="2025-05-17T01:18:00Z">
        <w:r w:rsidR="00D03F9C">
          <w:rPr>
            <w:color w:val="000000"/>
            <w:lang w:val="en-AU"/>
          </w:rPr>
          <w:t>researc</w:t>
        </w:r>
      </w:ins>
      <w:ins w:id="124" w:author="Georgina Schlub" w:date="2025-05-17T11:19:00Z" w16du:dateUtc="2025-05-17T01:19:00Z">
        <w:r w:rsidR="00D03F9C">
          <w:rPr>
            <w:color w:val="000000"/>
            <w:lang w:val="en-AU"/>
          </w:rPr>
          <w:t xml:space="preserve">h </w:t>
        </w:r>
      </w:ins>
      <w:r w:rsidRPr="009E3D6A">
        <w:rPr>
          <w:color w:val="000000"/>
          <w:lang w:val="en-AU"/>
        </w:rPr>
        <w:t xml:space="preserve">articles, the </w:t>
      </w:r>
      <w:del w:id="125" w:author="Georgina Schlub" w:date="2025-05-17T11:19:00Z" w16du:dateUtc="2025-05-17T01:19:00Z">
        <w:r w:rsidRPr="009E3D6A" w:rsidDel="00D03F9C">
          <w:rPr>
            <w:color w:val="000000"/>
            <w:lang w:val="en-AU"/>
          </w:rPr>
          <w:delText xml:space="preserve">inclusion </w:delText>
        </w:r>
      </w:del>
      <w:ins w:id="126" w:author="Georgina Schlub" w:date="2025-05-17T11:19:00Z" w16du:dateUtc="2025-05-17T01:19:00Z">
        <w:r w:rsidR="00D03F9C">
          <w:rPr>
            <w:color w:val="000000"/>
            <w:lang w:val="en-AU"/>
          </w:rPr>
          <w:t>exclusion</w:t>
        </w:r>
        <w:r w:rsidR="00D03F9C" w:rsidRPr="009E3D6A">
          <w:rPr>
            <w:color w:val="000000"/>
            <w:lang w:val="en-AU"/>
          </w:rPr>
          <w:t xml:space="preserve"> </w:t>
        </w:r>
      </w:ins>
      <w:r w:rsidRPr="009E3D6A">
        <w:rPr>
          <w:color w:val="000000"/>
          <w:lang w:val="en-AU"/>
        </w:rPr>
        <w:t xml:space="preserve">of these additional entries </w:t>
      </w:r>
      <w:del w:id="127" w:author="Georgina Schlub" w:date="2025-05-17T11:19:00Z" w16du:dateUtc="2025-05-17T01:19:00Z">
        <w:r w:rsidRPr="009E3D6A" w:rsidDel="00D03F9C">
          <w:rPr>
            <w:color w:val="000000"/>
            <w:lang w:val="en-AU"/>
          </w:rPr>
          <w:delText>would skew the keyword</w:delText>
        </w:r>
      </w:del>
      <w:ins w:id="128" w:author="Georgina Schlub" w:date="2025-05-17T11:19:00Z" w16du:dateUtc="2025-05-17T01:19:00Z">
        <w:r w:rsidR="00D03F9C">
          <w:rPr>
            <w:color w:val="000000"/>
            <w:lang w:val="en-AU"/>
          </w:rPr>
          <w:t xml:space="preserve">avoided biasing </w:t>
        </w:r>
      </w:ins>
      <w:ins w:id="129" w:author="Georgina Schlub" w:date="2025-05-17T11:20:00Z" w16du:dateUtc="2025-05-17T01:20:00Z">
        <w:r w:rsidR="00D03F9C">
          <w:rPr>
            <w:color w:val="000000"/>
            <w:lang w:val="en-AU"/>
          </w:rPr>
          <w:t>our</w:t>
        </w:r>
      </w:ins>
      <w:ins w:id="130" w:author="Georgina Schlub" w:date="2025-05-17T11:19:00Z" w16du:dateUtc="2025-05-17T01:19:00Z">
        <w:r w:rsidR="00D03F9C">
          <w:rPr>
            <w:color w:val="000000"/>
            <w:lang w:val="en-AU"/>
          </w:rPr>
          <w:t xml:space="preserve"> analysis at a </w:t>
        </w:r>
      </w:ins>
      <w:del w:id="131" w:author="Georgina Schlub" w:date="2025-05-17T11:19:00Z" w16du:dateUtc="2025-05-17T01:19:00Z">
        <w:r w:rsidRPr="009E3D6A" w:rsidDel="00D03F9C">
          <w:rPr>
            <w:color w:val="000000"/>
            <w:lang w:val="en-AU"/>
          </w:rPr>
          <w:delText xml:space="preserve"> analysis on a </w:delText>
        </w:r>
      </w:del>
      <w:r w:rsidRPr="009E3D6A">
        <w:rPr>
          <w:color w:val="000000"/>
          <w:lang w:val="en-AU"/>
        </w:rPr>
        <w:t xml:space="preserve">per-article </w:t>
      </w:r>
      <w:ins w:id="132" w:author="Georgina Schlub" w:date="2025-05-17T11:20:00Z" w16du:dateUtc="2025-05-17T01:20:00Z">
        <w:r w:rsidR="00D03F9C">
          <w:rPr>
            <w:color w:val="000000"/>
            <w:lang w:val="en-AU"/>
          </w:rPr>
          <w:t>level</w:t>
        </w:r>
      </w:ins>
      <w:ins w:id="133" w:author="Georgina Schlub" w:date="2025-05-17T12:29:00Z" w16du:dateUtc="2025-05-17T02:29:00Z">
        <w:r w:rsidR="0046224F">
          <w:rPr>
            <w:color w:val="000000"/>
            <w:lang w:val="en-AU"/>
          </w:rPr>
          <w:t xml:space="preserve"> (</w:t>
        </w:r>
      </w:ins>
      <w:ins w:id="134" w:author="Georgina Schlub" w:date="2025-05-17T12:30:00Z" w16du:dateUtc="2025-05-17T02:30:00Z">
        <w:r w:rsidR="0046224F">
          <w:rPr>
            <w:color w:val="000000"/>
            <w:lang w:val="en-AU"/>
          </w:rPr>
          <w:t xml:space="preserve">after </w:t>
        </w:r>
      </w:ins>
      <w:ins w:id="135" w:author="Georgina Schlub" w:date="2025-05-17T12:29:00Z" w16du:dateUtc="2025-05-17T02:29:00Z">
        <w:r w:rsidR="0046224F">
          <w:rPr>
            <w:color w:val="000000"/>
            <w:lang w:val="en-AU"/>
          </w:rPr>
          <w:t xml:space="preserve">Byoen et al 2021) </w:t>
        </w:r>
      </w:ins>
      <w:del w:id="136" w:author="Georgina Schlub" w:date="2025-05-17T11:20:00Z" w16du:dateUtc="2025-05-17T01:20:00Z">
        <w:r w:rsidRPr="009E3D6A" w:rsidDel="00D03F9C">
          <w:rPr>
            <w:color w:val="000000"/>
            <w:lang w:val="en-AU"/>
          </w:rPr>
          <w:delText>basis</w:delText>
        </w:r>
      </w:del>
      <w:r w:rsidRPr="009E3D6A">
        <w:rPr>
          <w:color w:val="000000"/>
          <w:lang w:val="en-AU"/>
        </w:rPr>
        <w:t xml:space="preserve">. </w:t>
      </w:r>
      <w:commentRangeStart w:id="137"/>
      <w:r w:rsidRPr="009E3D6A">
        <w:rPr>
          <w:color w:val="000000"/>
          <w:lang w:val="en-AU"/>
        </w:rPr>
        <w:t xml:space="preserve">In contrast to Byoen et al.’s 2021 survey, which excluded book reviews, this study included them as any mention of the keywords within published literature is considered relevant to the scope of this research. </w:t>
      </w:r>
      <w:commentRangeEnd w:id="137"/>
      <w:r w:rsidR="00D03F9C">
        <w:rPr>
          <w:rStyle w:val="CommentReference"/>
        </w:rPr>
        <w:commentReference w:id="137"/>
      </w:r>
    </w:p>
    <w:p w14:paraId="4DEE95BF" w14:textId="77777777" w:rsidR="00014408" w:rsidRPr="009E3D6A" w:rsidRDefault="00014408" w:rsidP="00247687">
      <w:pPr>
        <w:spacing w:line="360" w:lineRule="auto"/>
        <w:rPr>
          <w:b/>
          <w:bCs/>
          <w:color w:val="000000"/>
          <w:lang w:val="en-AU"/>
        </w:rPr>
      </w:pPr>
    </w:p>
    <w:p w14:paraId="54F3AA8F" w14:textId="6A7EC897" w:rsidR="00014408" w:rsidRPr="009E3D6A" w:rsidRDefault="00014408" w:rsidP="00247687">
      <w:pPr>
        <w:spacing w:line="360" w:lineRule="auto"/>
        <w:rPr>
          <w:color w:val="000000"/>
          <w:lang w:val="en-AU"/>
        </w:rPr>
      </w:pPr>
      <w:r w:rsidRPr="009E3D6A">
        <w:rPr>
          <w:color w:val="000000"/>
          <w:lang w:val="en-AU"/>
        </w:rPr>
        <w:t xml:space="preserve">To extract word frequency data from the corpus, a </w:t>
      </w:r>
      <w:commentRangeStart w:id="138"/>
      <w:r w:rsidRPr="0046224F">
        <w:rPr>
          <w:i/>
          <w:iCs/>
          <w:color w:val="000000"/>
          <w:lang w:val="en-AU"/>
          <w:rPrChange w:id="139" w:author="Georgina Schlub" w:date="2025-05-17T12:30:00Z" w16du:dateUtc="2025-05-17T02:30:00Z">
            <w:rPr>
              <w:color w:val="000000"/>
              <w:lang w:val="en-AU"/>
            </w:rPr>
          </w:rPrChange>
        </w:rPr>
        <w:t>Python</w:t>
      </w:r>
      <w:r w:rsidRPr="009E3D6A">
        <w:rPr>
          <w:color w:val="000000"/>
          <w:lang w:val="en-AU"/>
        </w:rPr>
        <w:t xml:space="preserve"> </w:t>
      </w:r>
      <w:commentRangeEnd w:id="138"/>
      <w:r w:rsidR="0046224F">
        <w:rPr>
          <w:rStyle w:val="CommentReference"/>
        </w:rPr>
        <w:commentReference w:id="138"/>
      </w:r>
      <w:r w:rsidRPr="009E3D6A">
        <w:rPr>
          <w:color w:val="000000"/>
          <w:lang w:val="en-AU"/>
        </w:rPr>
        <w:t xml:space="preserve">script </w:t>
      </w:r>
      <w:del w:id="140" w:author="Georgina Schlub" w:date="2025-05-17T12:32:00Z" w16du:dateUtc="2025-05-17T02:32:00Z">
        <w:r w:rsidRPr="009E3D6A" w:rsidDel="0046224F">
          <w:rPr>
            <w:color w:val="000000"/>
            <w:lang w:val="en-AU"/>
          </w:rPr>
          <w:delText>(</w:delText>
        </w:r>
        <w:r w:rsidRPr="009E3D6A" w:rsidDel="0046224F">
          <w:rPr>
            <w:b/>
            <w:bCs/>
            <w:color w:val="000000"/>
            <w:lang w:val="en-AU"/>
          </w:rPr>
          <w:delText>Appendix A</w:delText>
        </w:r>
        <w:r w:rsidRPr="009E3D6A" w:rsidDel="0046224F">
          <w:rPr>
            <w:color w:val="000000"/>
            <w:lang w:val="en-AU"/>
          </w:rPr>
          <w:delText xml:space="preserve">) </w:delText>
        </w:r>
      </w:del>
      <w:r w:rsidRPr="009E3D6A">
        <w:rPr>
          <w:color w:val="000000"/>
          <w:lang w:val="en-AU"/>
        </w:rPr>
        <w:t xml:space="preserve">was developed to automate data extraction. The script was adapted </w:t>
      </w:r>
      <w:commentRangeStart w:id="141"/>
      <w:r w:rsidRPr="009E3D6A">
        <w:rPr>
          <w:color w:val="000000"/>
          <w:lang w:val="en-AU"/>
        </w:rPr>
        <w:t xml:space="preserve">from the chapter </w:t>
      </w:r>
      <w:r w:rsidRPr="009E3D6A">
        <w:rPr>
          <w:i/>
          <w:iCs/>
          <w:color w:val="000000"/>
          <w:lang w:val="en-AU"/>
        </w:rPr>
        <w:t>Programming for Corpus Linguistics</w:t>
      </w:r>
      <w:r w:rsidRPr="009E3D6A">
        <w:rPr>
          <w:color w:val="000000"/>
          <w:lang w:val="en-AU"/>
        </w:rPr>
        <w:t xml:space="preserve"> in </w:t>
      </w:r>
      <w:r w:rsidRPr="009E3D6A">
        <w:rPr>
          <w:i/>
          <w:iCs/>
          <w:color w:val="000000"/>
          <w:lang w:val="en-AU"/>
        </w:rPr>
        <w:t xml:space="preserve">A Practical Handbook of Corpus Linguistics </w:t>
      </w:r>
      <w:commentRangeEnd w:id="141"/>
      <w:r w:rsidR="00D03F9C">
        <w:rPr>
          <w:rStyle w:val="CommentReference"/>
        </w:rPr>
        <w:commentReference w:id="141"/>
      </w:r>
      <w:r w:rsidRPr="009E3D6A">
        <w:rPr>
          <w:i/>
          <w:iCs/>
          <w:color w:val="000000"/>
          <w:lang w:val="en-AU"/>
        </w:rPr>
        <w:fldChar w:fldCharType="begin"/>
      </w:r>
      <w:r w:rsidRPr="009E3D6A">
        <w:rPr>
          <w:i/>
          <w:iCs/>
          <w:color w:val="000000"/>
          <w:lang w:val="en-AU"/>
        </w:rPr>
        <w:instrText xml:space="preserve"> ADDIN EN.CITE &lt;EndNote&gt;&lt;Cite&gt;&lt;Author&gt;Anthony&lt;/Author&gt;&lt;Year&gt;2020&lt;/Year&gt;&lt;RecNum&gt;189&lt;/RecNum&gt;&lt;DisplayText&gt;(Anthony, 2020)&lt;/DisplayText&gt;&lt;record&gt;&lt;rec-number&gt;189&lt;/rec-number&gt;&lt;foreign-keys&gt;&lt;key app="EN" db-id="spz2tftwjradeset5tp5fpxcfxwft0sw00z9" timestamp="1729730444"&gt;189&lt;/key&gt;&lt;/foreign-keys&gt;&lt;ref-type name="Book Section"&gt;5&lt;/ref-type&gt;&lt;contributors&gt;&lt;authors&gt;&lt;author&gt;Anthony, Laurence&lt;/author&gt;&lt;/authors&gt;&lt;secondary-authors&gt;&lt;author&gt;Paquot, Magali&lt;/author&gt;&lt;author&gt;Gries, Stefan Th&lt;/author&gt;&lt;/secondary-authors&gt;&lt;/contributors&gt;&lt;titles&gt;&lt;title&gt;Programming for Corpus Linguistics&lt;/title&gt;&lt;secondary-title&gt;A Practical Handbook of Corpus Linguistics&lt;/secondary-title&gt;&lt;/titles&gt;&lt;pages&gt;181-207&lt;/pages&gt;&lt;dates&gt;&lt;year&gt;2020&lt;/year&gt;&lt;pub-dates&gt;&lt;date&gt;2020//&lt;/date&gt;&lt;/pub-dates&gt;&lt;/dates&gt;&lt;pub-location&gt;Cham&lt;/pub-location&gt;&lt;publisher&gt;Springer International Publishing&lt;/publisher&gt;&lt;isbn&gt;978-3-030-46216-1&lt;/isbn&gt;&lt;urls&gt;&lt;related-urls&gt;&lt;url&gt;https://doi.org/10.1007/978-3-030-46216-1_9&lt;/url&gt;&lt;/related-urls&gt;&lt;/urls&gt;&lt;electronic-resource-num&gt;10.1007/978-3-030-46216-1_9&lt;/electronic-resource-num&gt;&lt;/record&gt;&lt;/Cite&gt;&lt;/EndNote&gt;</w:instrText>
      </w:r>
      <w:r w:rsidRPr="009E3D6A">
        <w:rPr>
          <w:i/>
          <w:iCs/>
          <w:color w:val="000000"/>
          <w:lang w:val="en-AU"/>
        </w:rPr>
        <w:fldChar w:fldCharType="separate"/>
      </w:r>
      <w:r w:rsidRPr="009E3D6A">
        <w:rPr>
          <w:noProof/>
          <w:color w:val="000000"/>
          <w:lang w:val="en-AU"/>
        </w:rPr>
        <w:t>(Anthony, 2020</w:t>
      </w:r>
      <w:r w:rsidRPr="009E3D6A">
        <w:rPr>
          <w:i/>
          <w:iCs/>
          <w:noProof/>
          <w:color w:val="000000"/>
          <w:lang w:val="en-AU"/>
        </w:rPr>
        <w:t>)</w:t>
      </w:r>
      <w:r w:rsidRPr="009E3D6A">
        <w:rPr>
          <w:i/>
          <w:iCs/>
          <w:color w:val="000000"/>
          <w:lang w:val="en-AU"/>
        </w:rPr>
        <w:fldChar w:fldCharType="end"/>
      </w:r>
      <w:ins w:id="142" w:author="Georgina Schlub" w:date="2025-05-17T11:22:00Z" w16du:dateUtc="2025-05-17T01:22:00Z">
        <w:r w:rsidR="00D03F9C">
          <w:rPr>
            <w:color w:val="000000"/>
            <w:lang w:val="en-AU"/>
          </w:rPr>
          <w:t xml:space="preserve"> and </w:t>
        </w:r>
      </w:ins>
      <w:del w:id="143" w:author="Georgina Schlub" w:date="2025-05-17T11:22:00Z" w16du:dateUtc="2025-05-17T01:22:00Z">
        <w:r w:rsidRPr="009E3D6A" w:rsidDel="00D03F9C">
          <w:rPr>
            <w:color w:val="000000"/>
            <w:lang w:val="en-AU"/>
          </w:rPr>
          <w:delText xml:space="preserve">. The script was </w:delText>
        </w:r>
      </w:del>
      <w:r w:rsidRPr="009E3D6A">
        <w:rPr>
          <w:color w:val="000000"/>
          <w:lang w:val="en-AU"/>
        </w:rPr>
        <w:t>designed to extract the word frequency of “Caucasian”, “White”, and “European ancestry”</w:t>
      </w:r>
      <w:ins w:id="144" w:author="Georgina Schlub" w:date="2025-05-17T12:32:00Z" w16du:dateUtc="2025-05-17T02:32:00Z">
        <w:r w:rsidR="0046224F">
          <w:rPr>
            <w:color w:val="000000"/>
            <w:lang w:val="en-AU"/>
          </w:rPr>
          <w:t xml:space="preserve"> (</w:t>
        </w:r>
      </w:ins>
      <w:ins w:id="145" w:author="Georgina Schlub" w:date="2025-05-17T12:33:00Z" w16du:dateUtc="2025-05-17T02:33:00Z">
        <w:r w:rsidR="0046224F">
          <w:rPr>
            <w:color w:val="000000"/>
            <w:lang w:val="en-AU"/>
          </w:rPr>
          <w:t xml:space="preserve">Full </w:t>
        </w:r>
        <w:r w:rsidR="0046224F" w:rsidRPr="0046224F">
          <w:rPr>
            <w:i/>
            <w:iCs/>
            <w:color w:val="000000"/>
            <w:lang w:val="en-AU"/>
            <w:rPrChange w:id="146" w:author="Georgina Schlub" w:date="2025-05-17T12:33:00Z" w16du:dateUtc="2025-05-17T02:33:00Z">
              <w:rPr>
                <w:color w:val="000000"/>
                <w:lang w:val="en-AU"/>
              </w:rPr>
            </w:rPrChange>
          </w:rPr>
          <w:t>Python</w:t>
        </w:r>
        <w:r w:rsidR="0046224F">
          <w:rPr>
            <w:color w:val="000000"/>
            <w:lang w:val="en-AU"/>
          </w:rPr>
          <w:t xml:space="preserve"> script: </w:t>
        </w:r>
      </w:ins>
      <w:ins w:id="147" w:author="Georgina Schlub" w:date="2025-05-17T12:32:00Z" w16du:dateUtc="2025-05-17T02:32:00Z">
        <w:r w:rsidR="0046224F">
          <w:rPr>
            <w:color w:val="000000"/>
            <w:lang w:val="en-AU"/>
          </w:rPr>
          <w:t>Appendix A)</w:t>
        </w:r>
      </w:ins>
      <w:ins w:id="148" w:author="Georgina Schlub" w:date="2025-05-17T11:22:00Z" w16du:dateUtc="2025-05-17T01:22:00Z">
        <w:r w:rsidR="00D03F9C">
          <w:rPr>
            <w:color w:val="000000"/>
            <w:lang w:val="en-AU"/>
          </w:rPr>
          <w:t>,</w:t>
        </w:r>
      </w:ins>
      <w:del w:id="149" w:author="Georgina Schlub" w:date="2025-05-17T11:22:00Z" w16du:dateUtc="2025-05-17T01:22:00Z">
        <w:r w:rsidRPr="009E3D6A" w:rsidDel="00D03F9C">
          <w:rPr>
            <w:color w:val="000000"/>
            <w:lang w:val="en-AU"/>
          </w:rPr>
          <w:delText>,</w:delText>
        </w:r>
      </w:del>
      <w:r w:rsidRPr="009E3D6A">
        <w:rPr>
          <w:color w:val="000000"/>
          <w:lang w:val="en-AU"/>
        </w:rPr>
        <w:t xml:space="preserve"> counting once per article, as well as the publication year. In cases where an article mentioned the keywords numerous times, it was only counted once. To ensure the word count only included the keywords when referring to REA, a one-word context concordance list was created as defined by Tribble </w:t>
      </w:r>
      <w:ins w:id="150" w:author="Georgina Schlub" w:date="2025-05-17T11:22:00Z" w16du:dateUtc="2025-05-17T01:22:00Z">
        <w:r w:rsidR="00D03F9C">
          <w:rPr>
            <w:color w:val="000000"/>
            <w:lang w:val="en-AU"/>
          </w:rPr>
          <w:t xml:space="preserve"> (2010</w:t>
        </w:r>
      </w:ins>
      <w:ins w:id="151" w:author="Georgina Schlub" w:date="2025-05-17T12:27:00Z" w16du:dateUtc="2025-05-17T02:27:00Z">
        <w:r w:rsidR="0046224F">
          <w:rPr>
            <w:color w:val="000000"/>
            <w:lang w:val="en-AU"/>
          </w:rPr>
          <w:t>)</w:t>
        </w:r>
      </w:ins>
      <w:del w:id="152" w:author="Georgina Schlub" w:date="2025-05-17T12:27:00Z" w16du:dateUtc="2025-05-17T02:27:00Z">
        <w:r w:rsidRPr="009E3D6A" w:rsidDel="0046224F">
          <w:rPr>
            <w:color w:val="000000"/>
            <w:lang w:val="en-AU"/>
          </w:rPr>
          <w:delText xml:space="preserve">in </w:delText>
        </w:r>
        <w:r w:rsidRPr="009E3D6A" w:rsidDel="0046224F">
          <w:rPr>
            <w:i/>
            <w:iCs/>
            <w:color w:val="000000"/>
          </w:rPr>
          <w:delText>The Routledge Handbook of Corpus Linguistics</w:delText>
        </w:r>
        <w:r w:rsidRPr="009E3D6A" w:rsidDel="0046224F">
          <w:rPr>
            <w:color w:val="000000"/>
          </w:rPr>
          <w:delText xml:space="preserve"> </w:delText>
        </w:r>
        <w:r w:rsidRPr="009E3D6A" w:rsidDel="0046224F">
          <w:rPr>
            <w:color w:val="000000"/>
          </w:rPr>
          <w:fldChar w:fldCharType="begin"/>
        </w:r>
        <w:r w:rsidRPr="009E3D6A" w:rsidDel="0046224F">
          <w:rPr>
            <w:color w:val="000000"/>
          </w:rPr>
          <w:delInstrText xml:space="preserve"> ADDIN EN.CITE &lt;EndNote&gt;&lt;Cite&gt;&lt;Author&gt;Tribble&lt;/Author&gt;&lt;Year&gt;2010&lt;/Year&gt;&lt;RecNum&gt;194&lt;/RecNum&gt;&lt;DisplayText&gt;(Tribble, 2010)&lt;/DisplayText&gt;&lt;record&gt;&lt;rec-number&gt;194&lt;/rec-number&gt;&lt;foreign-keys&gt;&lt;key app="EN" db-id="spz2tftwjradeset5tp5fpxcfxwft0sw00z9" timestamp="1730014435"&gt;194&lt;/key&gt;&lt;/foreign-keys&gt;&lt;ref-type name="Book"&gt;6&lt;/ref-type&gt;&lt;contributors&gt;&lt;authors&gt;&lt;author&gt;Christopher Tribble &lt;/author&gt;&lt;/authors&gt;&lt;/contributors&gt;&lt;titles&gt;&lt;title&gt;The Routledge Handbook of Corpus Linguistics &lt;/title&gt;&lt;/titles&gt;&lt;pages&gt;17&lt;/pages&gt;&lt;edition&gt;1&lt;/edition&gt;&lt;section&gt;167-184&lt;/section&gt;&lt;dates&gt;&lt;year&gt;2010&lt;/year&gt;&lt;/dates&gt;&lt;isbn&gt;9780203856949&lt;/isbn&gt;&lt;urls&gt;&lt;/urls&gt;&lt;/record&gt;&lt;/Cite&gt;&lt;/EndNote&gt;</w:delInstrText>
        </w:r>
        <w:r w:rsidRPr="009E3D6A" w:rsidDel="0046224F">
          <w:rPr>
            <w:color w:val="000000"/>
          </w:rPr>
          <w:fldChar w:fldCharType="separate"/>
        </w:r>
        <w:r w:rsidRPr="009E3D6A" w:rsidDel="0046224F">
          <w:rPr>
            <w:noProof/>
            <w:color w:val="000000"/>
          </w:rPr>
          <w:delText>(Tribble, 2010)</w:delText>
        </w:r>
        <w:r w:rsidRPr="009E3D6A" w:rsidDel="0046224F">
          <w:rPr>
            <w:color w:val="000000"/>
          </w:rPr>
          <w:fldChar w:fldCharType="end"/>
        </w:r>
      </w:del>
      <w:r w:rsidRPr="009E3D6A">
        <w:rPr>
          <w:color w:val="000000"/>
          <w:lang w:val="en-AU"/>
        </w:rPr>
        <w:t xml:space="preserve">. </w:t>
      </w:r>
      <w:commentRangeStart w:id="153"/>
      <w:r w:rsidRPr="009E3D6A">
        <w:rPr>
          <w:color w:val="000000"/>
          <w:lang w:val="en-AU"/>
        </w:rPr>
        <w:t>Python script</w:t>
      </w:r>
      <w:commentRangeEnd w:id="153"/>
      <w:r w:rsidR="0046224F">
        <w:rPr>
          <w:rStyle w:val="CommentReference"/>
        </w:rPr>
        <w:commentReference w:id="153"/>
      </w:r>
      <w:r w:rsidRPr="009E3D6A">
        <w:rPr>
          <w:color w:val="000000"/>
          <w:lang w:val="en-AU"/>
        </w:rPr>
        <w:t xml:space="preserve"> was used to extract the word before and after each keyword. Th</w:t>
      </w:r>
      <w:ins w:id="154" w:author="Georgina Schlub" w:date="2025-05-17T12:34:00Z" w16du:dateUtc="2025-05-17T02:34:00Z">
        <w:r w:rsidR="0046224F">
          <w:rPr>
            <w:color w:val="000000"/>
            <w:lang w:val="en-AU"/>
          </w:rPr>
          <w:t>e</w:t>
        </w:r>
      </w:ins>
      <w:del w:id="155" w:author="Georgina Schlub" w:date="2025-05-17T12:34:00Z" w16du:dateUtc="2025-05-17T02:34:00Z">
        <w:r w:rsidRPr="009E3D6A" w:rsidDel="0046224F">
          <w:rPr>
            <w:color w:val="000000"/>
            <w:lang w:val="en-AU"/>
          </w:rPr>
          <w:delText>is</w:delText>
        </w:r>
      </w:del>
      <w:r w:rsidRPr="009E3D6A">
        <w:rPr>
          <w:color w:val="000000"/>
          <w:lang w:val="en-AU"/>
        </w:rPr>
        <w:t xml:space="preserve"> </w:t>
      </w:r>
      <w:ins w:id="156" w:author="Georgina Schlub" w:date="2025-05-17T12:34:00Z" w16du:dateUtc="2025-05-17T02:34:00Z">
        <w:r w:rsidR="0046224F">
          <w:rPr>
            <w:color w:val="000000"/>
            <w:lang w:val="en-AU"/>
          </w:rPr>
          <w:t xml:space="preserve">context </w:t>
        </w:r>
      </w:ins>
      <w:r w:rsidRPr="009E3D6A">
        <w:rPr>
          <w:color w:val="000000"/>
          <w:lang w:val="en-AU"/>
        </w:rPr>
        <w:t xml:space="preserve">concordance list was manually </w:t>
      </w:r>
      <w:ins w:id="157" w:author="Georgina Schlub" w:date="2025-05-17T12:35:00Z" w16du:dateUtc="2025-05-17T02:35:00Z">
        <w:r w:rsidR="0046224F">
          <w:rPr>
            <w:color w:val="000000"/>
            <w:lang w:val="en-AU"/>
          </w:rPr>
          <w:lastRenderedPageBreak/>
          <w:t>reviewed by SW</w:t>
        </w:r>
      </w:ins>
      <w:del w:id="158" w:author="Georgina Schlub" w:date="2025-05-17T12:35:00Z" w16du:dateUtc="2025-05-17T02:35:00Z">
        <w:r w:rsidRPr="009E3D6A" w:rsidDel="0046224F">
          <w:rPr>
            <w:color w:val="000000"/>
            <w:lang w:val="en-AU"/>
          </w:rPr>
          <w:delText>analy</w:delText>
        </w:r>
      </w:del>
      <w:del w:id="159" w:author="Georgina Schlub" w:date="2025-05-17T12:34:00Z" w16du:dateUtc="2025-05-17T02:34:00Z">
        <w:r w:rsidRPr="009E3D6A" w:rsidDel="0046224F">
          <w:rPr>
            <w:color w:val="000000"/>
            <w:lang w:val="en-AU"/>
          </w:rPr>
          <w:delText>sed</w:delText>
        </w:r>
      </w:del>
      <w:r w:rsidRPr="009E3D6A">
        <w:rPr>
          <w:color w:val="000000"/>
          <w:lang w:val="en-AU"/>
        </w:rPr>
        <w:t xml:space="preserve"> to remove instances of the keywords being used in </w:t>
      </w:r>
      <w:del w:id="160" w:author="Georgina Schlub" w:date="2025-05-17T12:35:00Z" w16du:dateUtc="2025-05-17T02:35:00Z">
        <w:r w:rsidRPr="009E3D6A" w:rsidDel="0046224F">
          <w:rPr>
            <w:color w:val="000000"/>
            <w:lang w:val="en-AU"/>
          </w:rPr>
          <w:delText xml:space="preserve">other </w:delText>
        </w:r>
      </w:del>
      <w:r w:rsidRPr="009E3D6A">
        <w:rPr>
          <w:color w:val="000000"/>
          <w:lang w:val="en-AU"/>
        </w:rPr>
        <w:t>contexts</w:t>
      </w:r>
      <w:ins w:id="161" w:author="Georgina Schlub" w:date="2025-05-17T12:35:00Z" w16du:dateUtc="2025-05-17T02:35:00Z">
        <w:r w:rsidR="0046224F">
          <w:rPr>
            <w:color w:val="000000"/>
            <w:lang w:val="en-AU"/>
          </w:rPr>
          <w:t xml:space="preserve"> other than RAW</w:t>
        </w:r>
      </w:ins>
      <w:r w:rsidRPr="009E3D6A">
        <w:rPr>
          <w:color w:val="000000"/>
          <w:lang w:val="en-AU"/>
        </w:rPr>
        <w:t xml:space="preserve">, e.g. white as a colour or last name. Chat GPT was used as a debugging tool for the </w:t>
      </w:r>
      <w:ins w:id="162" w:author="Georgina Schlub" w:date="2025-05-17T12:35:00Z" w16du:dateUtc="2025-05-17T02:35:00Z">
        <w:r w:rsidR="0046224F">
          <w:rPr>
            <w:i/>
            <w:iCs/>
            <w:color w:val="000000"/>
            <w:lang w:val="en-AU"/>
          </w:rPr>
          <w:t xml:space="preserve">Python </w:t>
        </w:r>
      </w:ins>
      <w:r w:rsidRPr="009E3D6A">
        <w:rPr>
          <w:color w:val="000000"/>
          <w:lang w:val="en-AU"/>
        </w:rPr>
        <w:t xml:space="preserve">script utilised in this project </w:t>
      </w:r>
      <w:r w:rsidRPr="009E3D6A">
        <w:rPr>
          <w:color w:val="000000"/>
          <w:lang w:val="en-AU"/>
        </w:rPr>
        <w:fldChar w:fldCharType="begin"/>
      </w:r>
      <w:r w:rsidRPr="009E3D6A">
        <w:rPr>
          <w:color w:val="000000"/>
          <w:lang w:val="en-AU"/>
        </w:rPr>
        <w:instrText xml:space="preserve"> ADDIN EN.CITE &lt;EndNote&gt;&lt;Cite&gt;&lt;Author&gt;OpenAI&lt;/Author&gt;&lt;Year&gt;2024&lt;/Year&gt;&lt;RecNum&gt;193&lt;/RecNum&gt;&lt;DisplayText&gt;(OpenAI, 2024)&lt;/DisplayText&gt;&lt;record&gt;&lt;rec-number&gt;193&lt;/rec-number&gt;&lt;foreign-keys&gt;&lt;key app="EN" db-id="spz2tftwjradeset5tp5fpxcfxwft0sw00z9" timestamp="1729984896"&gt;193&lt;/key&gt;&lt;/foreign-keys&gt;&lt;ref-type name="Web Page"&gt;12&lt;/ref-type&gt;&lt;contributors&gt;&lt;authors&gt;&lt;author&gt;OpenAI&lt;/author&gt;&lt;/authors&gt;&lt;/contributors&gt;&lt;titles&gt;&lt;title&gt;ChatGPT (October 2024 Version &lt;/title&gt;&lt;/titles&gt;&lt;dates&gt;&lt;year&gt;2024&lt;/year&gt;&lt;/dates&gt;&lt;urls&gt;&lt;related-urls&gt;&lt;url&gt;https://chat.openai.com&lt;/url&gt;&lt;/related-urls&gt;&lt;/urls&gt;&lt;/record&gt;&lt;/Cite&gt;&lt;/EndNote&gt;</w:instrText>
      </w:r>
      <w:r w:rsidRPr="009E3D6A">
        <w:rPr>
          <w:color w:val="000000"/>
          <w:lang w:val="en-AU"/>
        </w:rPr>
        <w:fldChar w:fldCharType="separate"/>
      </w:r>
      <w:r w:rsidRPr="009E3D6A">
        <w:rPr>
          <w:noProof/>
          <w:color w:val="000000"/>
          <w:lang w:val="en-AU"/>
        </w:rPr>
        <w:t>(OpenAI, 2024)</w:t>
      </w:r>
      <w:r w:rsidRPr="009E3D6A">
        <w:rPr>
          <w:color w:val="000000"/>
          <w:lang w:val="en-AU"/>
        </w:rPr>
        <w:fldChar w:fldCharType="end"/>
      </w:r>
      <w:r w:rsidRPr="009E3D6A">
        <w:rPr>
          <w:color w:val="000000"/>
          <w:lang w:val="en-AU"/>
        </w:rPr>
        <w:t xml:space="preserve">.  </w:t>
      </w:r>
    </w:p>
    <w:p w14:paraId="22E3188D" w14:textId="77777777" w:rsidR="00014408" w:rsidRPr="009E3D6A" w:rsidRDefault="00014408" w:rsidP="00247687">
      <w:pPr>
        <w:spacing w:line="360" w:lineRule="auto"/>
        <w:rPr>
          <w:color w:val="000000"/>
          <w:lang w:val="en-AU"/>
        </w:rPr>
      </w:pPr>
    </w:p>
    <w:p w14:paraId="7D31A293" w14:textId="77777777" w:rsidR="00014408" w:rsidRPr="009E3D6A" w:rsidRDefault="00014408" w:rsidP="00247687">
      <w:pPr>
        <w:spacing w:line="360" w:lineRule="auto"/>
        <w:rPr>
          <w:color w:val="000000"/>
          <w:lang w:val="en-AU"/>
        </w:rPr>
      </w:pPr>
    </w:p>
    <w:p w14:paraId="7436DAEF" w14:textId="77777777" w:rsidR="00014408" w:rsidRPr="0046224F" w:rsidRDefault="00014408" w:rsidP="00247687">
      <w:pPr>
        <w:spacing w:line="360" w:lineRule="auto"/>
        <w:rPr>
          <w:i/>
          <w:iCs/>
          <w:color w:val="000000"/>
          <w:lang w:val="en-AU"/>
          <w:rPrChange w:id="163" w:author="Georgina Schlub" w:date="2025-05-17T12:36:00Z" w16du:dateUtc="2025-05-17T02:36:00Z">
            <w:rPr>
              <w:color w:val="000000"/>
              <w:u w:val="single"/>
              <w:lang w:val="en-AU"/>
            </w:rPr>
          </w:rPrChange>
        </w:rPr>
      </w:pPr>
      <w:r w:rsidRPr="0046224F">
        <w:rPr>
          <w:i/>
          <w:iCs/>
          <w:color w:val="000000"/>
          <w:lang w:val="en-AU"/>
          <w:rPrChange w:id="164" w:author="Georgina Schlub" w:date="2025-05-17T12:36:00Z" w16du:dateUtc="2025-05-17T02:36:00Z">
            <w:rPr>
              <w:color w:val="000000"/>
              <w:u w:val="single"/>
              <w:lang w:val="en-AU"/>
            </w:rPr>
          </w:rPrChange>
        </w:rPr>
        <w:t>Title and Abstract Analysis Across Eight Journals</w:t>
      </w:r>
    </w:p>
    <w:p w14:paraId="7779F47D" w14:textId="77777777" w:rsidR="00014408" w:rsidRPr="009E3D6A" w:rsidRDefault="00014408" w:rsidP="00247687">
      <w:pPr>
        <w:spacing w:line="360" w:lineRule="auto"/>
        <w:rPr>
          <w:color w:val="000000"/>
          <w:lang w:val="en-AU"/>
        </w:rPr>
      </w:pPr>
    </w:p>
    <w:p w14:paraId="1CA54E62" w14:textId="016AC928" w:rsidR="00014408" w:rsidRPr="009E3D6A" w:rsidRDefault="00014408" w:rsidP="00247687">
      <w:pPr>
        <w:spacing w:line="360" w:lineRule="auto"/>
        <w:rPr>
          <w:color w:val="000000"/>
          <w:lang w:val="en-AU"/>
        </w:rPr>
      </w:pPr>
      <w:r w:rsidRPr="009E3D6A">
        <w:rPr>
          <w:color w:val="000000"/>
          <w:lang w:val="en-AU"/>
        </w:rPr>
        <w:t>To analyse the use of “Caucasian”, “White”, and “European ancestry” in article titles and abstracts across eight journals, an automated method was developed</w:t>
      </w:r>
      <w:ins w:id="165" w:author="Georgina Schlub" w:date="2025-05-17T12:38:00Z" w16du:dateUtc="2025-05-17T02:38:00Z">
        <w:r w:rsidR="00E20540">
          <w:rPr>
            <w:color w:val="000000"/>
            <w:lang w:val="en-AU"/>
          </w:rPr>
          <w:t xml:space="preserve"> </w:t>
        </w:r>
      </w:ins>
      <w:commentRangeStart w:id="166"/>
      <w:r w:rsidRPr="009E3D6A">
        <w:rPr>
          <w:color w:val="000000"/>
          <w:lang w:val="en-AU"/>
        </w:rPr>
        <w:t>.</w:t>
      </w:r>
      <w:del w:id="167" w:author="Georgina Schlub" w:date="2025-05-17T12:37:00Z" w16du:dateUtc="2025-05-17T02:37:00Z">
        <w:r w:rsidRPr="009E3D6A" w:rsidDel="00E20540">
          <w:rPr>
            <w:color w:val="000000"/>
            <w:lang w:val="en-AU"/>
          </w:rPr>
          <w:delText xml:space="preserve"> Journals of interest were identified through a search of the Crossref metadata database. </w:delText>
        </w:r>
        <w:r w:rsidRPr="009E3D6A" w:rsidDel="00E20540">
          <w:rPr>
            <w:color w:val="000000"/>
            <w:lang w:val="en-AU"/>
          </w:rPr>
          <w:fldChar w:fldCharType="begin"/>
        </w:r>
        <w:r w:rsidRPr="009E3D6A" w:rsidDel="00E20540">
          <w:rPr>
            <w:color w:val="000000"/>
            <w:lang w:val="en-AU"/>
          </w:rPr>
          <w:delInstrText xml:space="preserve"> ADDIN EN.CITE &lt;EndNote&gt;&lt;Cite&gt;&lt;Author&gt;Crossref&lt;/Author&gt;&lt;Year&gt;n.d.&lt;/Year&gt;&lt;RecNum&gt;232&lt;/RecNum&gt;&lt;DisplayText&gt;(Crossref, n.d.)&lt;/DisplayText&gt;&lt;record&gt;&lt;rec-number&gt;232&lt;/rec-number&gt;&lt;foreign-keys&gt;&lt;key app="EN" db-id="spz2tftwjradeset5tp5fpxcfxwft0sw00z9" timestamp="1747212044"&gt;232&lt;/key&gt;&lt;/foreign-keys&gt;&lt;ref-type name="Online Database"&gt;45&lt;/ref-type&gt;&lt;contributors&gt;&lt;authors&gt;&lt;author&gt;Crossref&lt;/author&gt;&lt;/authors&gt;&lt;/contributors&gt;&lt;titles&gt;&lt;title&gt;Crossref metadata database&lt;/title&gt;&lt;/titles&gt;&lt;dates&gt;&lt;year&gt;n.d.&lt;/year&gt;&lt;/dates&gt;&lt;urls&gt;&lt;related-urls&gt;&lt;url&gt;https://www.crossref.org/&lt;/url&gt;&lt;/related-urls&gt;&lt;/urls&gt;&lt;/record&gt;&lt;/Cite&gt;&lt;/EndNote&gt;</w:delInstrText>
        </w:r>
        <w:r w:rsidRPr="009E3D6A" w:rsidDel="00E20540">
          <w:rPr>
            <w:color w:val="000000"/>
            <w:lang w:val="en-AU"/>
          </w:rPr>
          <w:fldChar w:fldCharType="separate"/>
        </w:r>
        <w:r w:rsidRPr="009E3D6A" w:rsidDel="00E20540">
          <w:rPr>
            <w:noProof/>
            <w:color w:val="000000"/>
            <w:lang w:val="en-AU"/>
          </w:rPr>
          <w:delText>(Crossref, n.d.)</w:delText>
        </w:r>
        <w:r w:rsidRPr="009E3D6A" w:rsidDel="00E20540">
          <w:rPr>
            <w:color w:val="000000"/>
            <w:lang w:val="en-AU"/>
          </w:rPr>
          <w:fldChar w:fldCharType="end"/>
        </w:r>
        <w:r w:rsidRPr="009E3D6A" w:rsidDel="00E20540">
          <w:rPr>
            <w:color w:val="000000"/>
            <w:lang w:val="en-AU"/>
          </w:rPr>
          <w:delText xml:space="preserve">. </w:delText>
        </w:r>
        <w:commentRangeEnd w:id="166"/>
        <w:r w:rsidR="00E20540" w:rsidDel="00E20540">
          <w:rPr>
            <w:rStyle w:val="CommentReference"/>
          </w:rPr>
          <w:commentReference w:id="166"/>
        </w:r>
        <w:r w:rsidRPr="009E3D6A" w:rsidDel="00E20540">
          <w:rPr>
            <w:color w:val="000000"/>
            <w:lang w:val="en-AU"/>
          </w:rPr>
          <w:delText>T</w:delText>
        </w:r>
      </w:del>
      <w:ins w:id="168" w:author="Georgina Schlub" w:date="2025-05-17T12:38:00Z" w16du:dateUtc="2025-05-17T02:38:00Z">
        <w:r w:rsidR="00E20540">
          <w:rPr>
            <w:color w:val="000000"/>
            <w:lang w:val="en-AU"/>
          </w:rPr>
          <w:t xml:space="preserve"> </w:t>
        </w:r>
      </w:ins>
      <w:commentRangeStart w:id="169"/>
      <w:del w:id="170" w:author="Georgina Schlub" w:date="2025-05-17T12:38:00Z" w16du:dateUtc="2025-05-17T02:38:00Z">
        <w:r w:rsidRPr="009E3D6A" w:rsidDel="00E20540">
          <w:rPr>
            <w:color w:val="000000"/>
            <w:lang w:val="en-AU"/>
          </w:rPr>
          <w:delText xml:space="preserve">he </w:delText>
        </w:r>
      </w:del>
      <w:r w:rsidRPr="009E3D6A">
        <w:rPr>
          <w:color w:val="000000"/>
          <w:lang w:val="en-AU"/>
        </w:rPr>
        <w:t>titles and abstract</w:t>
      </w:r>
      <w:commentRangeEnd w:id="169"/>
      <w:r w:rsidR="00E20540">
        <w:rPr>
          <w:rStyle w:val="CommentReference"/>
        </w:rPr>
        <w:commentReference w:id="169"/>
      </w:r>
      <w:r w:rsidRPr="009E3D6A">
        <w:rPr>
          <w:color w:val="000000"/>
          <w:lang w:val="en-AU"/>
        </w:rPr>
        <w:t xml:space="preserve">s </w:t>
      </w:r>
      <w:del w:id="171" w:author="Georgina Schlub" w:date="2025-05-17T12:39:00Z" w16du:dateUtc="2025-05-17T02:39:00Z">
        <w:r w:rsidRPr="009E3D6A" w:rsidDel="00E20540">
          <w:rPr>
            <w:color w:val="000000"/>
            <w:lang w:val="en-AU"/>
          </w:rPr>
          <w:delText>from all available articles were</w:delText>
        </w:r>
      </w:del>
      <w:ins w:id="172" w:author="Georgina Schlub" w:date="2025-05-17T12:39:00Z" w16du:dateUtc="2025-05-17T02:39:00Z">
        <w:r w:rsidR="00E20540">
          <w:rPr>
            <w:color w:val="000000"/>
            <w:lang w:val="en-AU"/>
          </w:rPr>
          <w:t>The corpus</w:t>
        </w:r>
      </w:ins>
      <w:ins w:id="173" w:author="Georgina Schlub" w:date="2025-05-17T12:40:00Z" w16du:dateUtc="2025-05-17T02:40:00Z">
        <w:r w:rsidR="00E20540">
          <w:rPr>
            <w:color w:val="000000"/>
            <w:lang w:val="en-AU"/>
          </w:rPr>
          <w:t>, which include n=titles and n=abstracts</w:t>
        </w:r>
      </w:ins>
      <w:ins w:id="174" w:author="Georgina Schlub" w:date="2025-05-17T12:39:00Z" w16du:dateUtc="2025-05-17T02:39:00Z">
        <w:r w:rsidR="00E20540">
          <w:rPr>
            <w:color w:val="000000"/>
            <w:lang w:val="en-AU"/>
          </w:rPr>
          <w:t xml:space="preserve"> was then</w:t>
        </w:r>
      </w:ins>
      <w:r w:rsidRPr="009E3D6A">
        <w:rPr>
          <w:color w:val="000000"/>
          <w:lang w:val="en-AU"/>
        </w:rPr>
        <w:t xml:space="preserve"> submitted</w:t>
      </w:r>
      <w:ins w:id="175" w:author="Georgina Schlub" w:date="2025-05-17T12:39:00Z" w16du:dateUtc="2025-05-17T02:39:00Z">
        <w:r w:rsidR="00E20540">
          <w:rPr>
            <w:color w:val="000000"/>
            <w:lang w:val="en-AU"/>
          </w:rPr>
          <w:t>/?uploaded</w:t>
        </w:r>
      </w:ins>
      <w:r w:rsidRPr="009E3D6A">
        <w:rPr>
          <w:color w:val="000000"/>
          <w:lang w:val="en-AU"/>
        </w:rPr>
        <w:t xml:space="preserve"> to OpenAI’s GPT-4o model via its application programming interface (API) for analysis. In cases where abstracts were not available, only titles were included in the analysis. A summary of the number of titles and abstracts</w:t>
      </w:r>
      <w:ins w:id="176" w:author="Georgina Schlub" w:date="2025-05-17T12:41:00Z" w16du:dateUtc="2025-05-17T02:41:00Z">
        <w:r w:rsidR="00E20540">
          <w:rPr>
            <w:color w:val="000000"/>
            <w:lang w:val="en-AU"/>
          </w:rPr>
          <w:t>, and publication date ranges</w:t>
        </w:r>
      </w:ins>
      <w:r w:rsidRPr="009E3D6A">
        <w:rPr>
          <w:color w:val="000000"/>
          <w:lang w:val="en-AU"/>
        </w:rPr>
        <w:t xml:space="preserve"> analysed </w:t>
      </w:r>
      <w:ins w:id="177" w:author="Georgina Schlub" w:date="2025-05-17T12:40:00Z" w16du:dateUtc="2025-05-17T02:40:00Z">
        <w:r w:rsidR="00E20540">
          <w:rPr>
            <w:color w:val="000000"/>
            <w:lang w:val="en-AU"/>
          </w:rPr>
          <w:t xml:space="preserve">per </w:t>
        </w:r>
      </w:ins>
      <w:del w:id="178" w:author="Georgina Schlub" w:date="2025-05-17T12:40:00Z" w16du:dateUtc="2025-05-17T02:40:00Z">
        <w:r w:rsidRPr="009E3D6A" w:rsidDel="00E20540">
          <w:rPr>
            <w:color w:val="000000"/>
            <w:lang w:val="en-AU"/>
          </w:rPr>
          <w:delText xml:space="preserve">from each </w:delText>
        </w:r>
      </w:del>
      <w:r w:rsidRPr="009E3D6A">
        <w:rPr>
          <w:color w:val="000000"/>
          <w:lang w:val="en-AU"/>
        </w:rPr>
        <w:t xml:space="preserve">journal is provided in </w:t>
      </w:r>
      <w:r w:rsidRPr="009E3D6A">
        <w:rPr>
          <w:b/>
          <w:bCs/>
          <w:color w:val="000000"/>
          <w:lang w:val="en-AU"/>
        </w:rPr>
        <w:t>Table 2</w:t>
      </w:r>
      <w:r w:rsidRPr="009E3D6A">
        <w:rPr>
          <w:color w:val="000000"/>
          <w:lang w:val="en-AU"/>
        </w:rPr>
        <w:t xml:space="preserve">.  </w:t>
      </w:r>
    </w:p>
    <w:p w14:paraId="0CBCB988" w14:textId="77777777" w:rsidR="00014408" w:rsidRPr="009E3D6A" w:rsidRDefault="00014408" w:rsidP="00247687">
      <w:pPr>
        <w:spacing w:line="360" w:lineRule="auto"/>
        <w:rPr>
          <w:color w:val="000000"/>
          <w:lang w:val="en-AU"/>
        </w:rPr>
      </w:pPr>
    </w:p>
    <w:p w14:paraId="3F264529" w14:textId="1468E7D6" w:rsidR="00014408" w:rsidRPr="009E3D6A" w:rsidRDefault="00014408" w:rsidP="00247687">
      <w:pPr>
        <w:spacing w:line="360" w:lineRule="auto"/>
        <w:rPr>
          <w:color w:val="000000"/>
          <w:lang w:val="en-AU"/>
        </w:rPr>
      </w:pPr>
      <w:r w:rsidRPr="009E3D6A">
        <w:rPr>
          <w:color w:val="000000"/>
          <w:lang w:val="en-AU"/>
        </w:rPr>
        <w:t xml:space="preserve">A standardised prompt was used to query ChatGPT to identify the use of “Caucasian”, “White”, and “European ancestry” in the titles and/ or abstracts of the articles </w:t>
      </w:r>
      <w:del w:id="179" w:author="Georgina Schlub" w:date="2025-05-17T12:41:00Z" w16du:dateUtc="2025-05-17T02:41:00Z">
        <w:r w:rsidRPr="009E3D6A" w:rsidDel="00E20540">
          <w:rPr>
            <w:color w:val="000000"/>
            <w:lang w:val="en-AU"/>
          </w:rPr>
          <w:delText>presented.</w:delText>
        </w:r>
      </w:del>
      <w:ins w:id="180" w:author="Georgina Schlub" w:date="2025-05-17T12:41:00Z" w16du:dateUtc="2025-05-17T02:41:00Z">
        <w:r w:rsidR="00E20540">
          <w:rPr>
            <w:color w:val="000000"/>
            <w:lang w:val="en-AU"/>
          </w:rPr>
          <w:t>uploaded:</w:t>
        </w:r>
      </w:ins>
      <w:r w:rsidRPr="009E3D6A">
        <w:rPr>
          <w:color w:val="000000"/>
          <w:lang w:val="en-AU"/>
        </w:rPr>
        <w:t xml:space="preserve"> </w:t>
      </w:r>
      <w:del w:id="181" w:author="Georgina Schlub" w:date="2025-05-17T12:41:00Z" w16du:dateUtc="2025-05-17T02:41:00Z">
        <w:r w:rsidRPr="009E3D6A" w:rsidDel="00E20540">
          <w:rPr>
            <w:color w:val="000000"/>
            <w:lang w:val="en-AU"/>
          </w:rPr>
          <w:delText>The following prompt was used:</w:delText>
        </w:r>
      </w:del>
    </w:p>
    <w:p w14:paraId="3A381CEC" w14:textId="77777777" w:rsidR="00014408" w:rsidRPr="009E3D6A" w:rsidRDefault="00014408" w:rsidP="00247687">
      <w:pPr>
        <w:spacing w:line="360" w:lineRule="auto"/>
        <w:ind w:left="720"/>
        <w:rPr>
          <w:i/>
          <w:iCs/>
          <w:color w:val="000000"/>
          <w:lang w:val="en-AU"/>
        </w:rPr>
      </w:pPr>
      <w:r w:rsidRPr="009E3D6A">
        <w:rPr>
          <w:i/>
          <w:iCs/>
          <w:color w:val="000000"/>
        </w:rPr>
        <w:t>Does this article use any terms like “Caucasian” or “white” or “European ancestry” in a way that refers to race, ancestry, ethnicity or population?</w:t>
      </w:r>
      <w:r w:rsidRPr="009E3D6A">
        <w:rPr>
          <w:i/>
          <w:iCs/>
          <w:color w:val="000000"/>
        </w:rPr>
        <w:br/>
        <w:t>TITLE: {title}</w:t>
      </w:r>
      <w:r w:rsidRPr="009E3D6A">
        <w:rPr>
          <w:i/>
          <w:iCs/>
          <w:color w:val="000000"/>
        </w:rPr>
        <w:br/>
        <w:t>ABSTRACT: {abstract}</w:t>
      </w:r>
    </w:p>
    <w:p w14:paraId="15BA5A36" w14:textId="77777777" w:rsidR="00014408" w:rsidRPr="009E3D6A" w:rsidRDefault="00014408" w:rsidP="00247687">
      <w:pPr>
        <w:spacing w:line="360" w:lineRule="auto"/>
        <w:rPr>
          <w:color w:val="000000"/>
          <w:lang w:val="en-AU"/>
        </w:rPr>
      </w:pPr>
    </w:p>
    <w:p w14:paraId="2923803E" w14:textId="77777777" w:rsidR="00014408" w:rsidRPr="009E3D6A" w:rsidRDefault="00014408" w:rsidP="00247687">
      <w:pPr>
        <w:spacing w:line="360" w:lineRule="auto"/>
        <w:rPr>
          <w:color w:val="000000"/>
          <w:lang w:val="en-AU"/>
        </w:rPr>
      </w:pPr>
      <w:r w:rsidRPr="009E3D6A">
        <w:rPr>
          <w:color w:val="000000"/>
          <w:lang w:val="en-AU"/>
        </w:rPr>
        <w:t xml:space="preserve">This question was phrased in a neutral manor to avoid biasing the language model’s analysis. The prompt was crafted to search for terms related to European ancestry without suggesting preference for any terminology. A function-calling API was used to ensure standardised output from Open-AI for every article analysed. Detection parameters were designed to identify references to the term “Caucasian”, racial descriptors involving “White”, the phrase “European Ancestry” and other expressions describing populations of European origin. The system captured the exact terminology used, enabling a detailed analysis of language variations across the literature. The results were reviewed for accuracy and no examples were found of gpt-4o incorrectly extracting word frequency data. </w:t>
      </w:r>
    </w:p>
    <w:p w14:paraId="51FB8DF5" w14:textId="77777777" w:rsidR="00014408" w:rsidRPr="009E3D6A" w:rsidRDefault="00014408" w:rsidP="00247687">
      <w:pPr>
        <w:spacing w:line="360" w:lineRule="auto"/>
        <w:rPr>
          <w:color w:val="000000"/>
          <w:lang w:val="en-AU"/>
        </w:rPr>
      </w:pPr>
    </w:p>
    <w:p w14:paraId="3A81DC20" w14:textId="72574A92" w:rsidR="00014408" w:rsidRPr="009E3D6A" w:rsidRDefault="00442958" w:rsidP="00247687">
      <w:pPr>
        <w:spacing w:line="360" w:lineRule="auto"/>
        <w:rPr>
          <w:color w:val="000000"/>
          <w:lang w:val="en-AU"/>
        </w:rPr>
      </w:pPr>
      <w:ins w:id="182" w:author="Georgina Schlub" w:date="2025-05-17T13:22:00Z" w16du:dateUtc="2025-05-17T03:22:00Z">
        <w:r w:rsidRPr="00727D44">
          <w:rPr>
            <w:color w:val="000000"/>
            <w:highlight w:val="yellow"/>
            <w:lang w:val="en-AU"/>
          </w:rPr>
          <w:t xml:space="preserve">PAGE BREAK AND INSERT </w:t>
        </w:r>
        <w:r w:rsidRPr="00727D44">
          <w:rPr>
            <w:b/>
            <w:bCs/>
            <w:color w:val="000000"/>
            <w:highlight w:val="yellow"/>
            <w:lang w:val="en-AU"/>
          </w:rPr>
          <w:t xml:space="preserve">TABLE </w:t>
        </w:r>
        <w:r>
          <w:rPr>
            <w:b/>
            <w:bCs/>
            <w:color w:val="000000"/>
            <w:highlight w:val="yellow"/>
            <w:lang w:val="en-AU"/>
          </w:rPr>
          <w:t>2</w:t>
        </w:r>
        <w:r w:rsidRPr="00727D44">
          <w:rPr>
            <w:color w:val="000000"/>
            <w:highlight w:val="yellow"/>
            <w:lang w:val="en-AU"/>
          </w:rPr>
          <w:t xml:space="preserve"> – landscape orientation of the page</w:t>
        </w:r>
        <w:r>
          <w:rPr>
            <w:color w:val="000000"/>
            <w:highlight w:val="yellow"/>
            <w:lang w:val="en-AU"/>
          </w:rPr>
          <w:t xml:space="preserve"> for the table</w:t>
        </w:r>
        <w:r w:rsidRPr="00727D44">
          <w:rPr>
            <w:color w:val="000000"/>
            <w:highlight w:val="yellow"/>
            <w:lang w:val="en-AU"/>
          </w:rPr>
          <w:t xml:space="preserve"> – then page break and next section of your </w:t>
        </w:r>
        <w:r w:rsidRPr="00442958">
          <w:rPr>
            <w:color w:val="000000"/>
            <w:highlight w:val="yellow"/>
            <w:lang w:val="en-AU"/>
          </w:rPr>
          <w:t>methods</w:t>
        </w:r>
        <w:r w:rsidRPr="00442958">
          <w:rPr>
            <w:color w:val="000000"/>
            <w:highlight w:val="yellow"/>
            <w:lang w:val="en-AU"/>
            <w:rPrChange w:id="183" w:author="Georgina Schlub" w:date="2025-05-17T13:22:00Z" w16du:dateUtc="2025-05-17T03:22:00Z">
              <w:rPr>
                <w:color w:val="000000"/>
                <w:lang w:val="en-AU"/>
              </w:rPr>
            </w:rPrChange>
          </w:rPr>
          <w:t xml:space="preserve"> </w:t>
        </w:r>
        <w:r w:rsidRPr="00442958">
          <w:rPr>
            <w:i/>
            <w:iCs/>
            <w:color w:val="000000"/>
            <w:highlight w:val="yellow"/>
            <w:lang w:val="en-AU"/>
            <w:rPrChange w:id="184" w:author="Georgina Schlub" w:date="2025-05-17T13:22:00Z" w16du:dateUtc="2025-05-17T03:22:00Z">
              <w:rPr>
                <w:i/>
                <w:iCs/>
                <w:color w:val="000000"/>
                <w:lang w:val="en-AU"/>
              </w:rPr>
            </w:rPrChange>
          </w:rPr>
          <w:t>portrait orientation</w:t>
        </w:r>
      </w:ins>
    </w:p>
    <w:p w14:paraId="321EE3C6" w14:textId="77777777" w:rsidR="00442958" w:rsidRDefault="00442958" w:rsidP="00247687">
      <w:pPr>
        <w:spacing w:line="360" w:lineRule="auto"/>
        <w:rPr>
          <w:ins w:id="185" w:author="Georgina Schlub" w:date="2025-05-17T13:22:00Z" w16du:dateUtc="2025-05-17T03:22:00Z"/>
          <w:i/>
          <w:iCs/>
          <w:color w:val="000000"/>
          <w:lang w:val="en-AU"/>
        </w:rPr>
      </w:pPr>
    </w:p>
    <w:p w14:paraId="22E69596" w14:textId="15C49899" w:rsidR="00014408" w:rsidRPr="007809EE" w:rsidRDefault="00014408" w:rsidP="00247687">
      <w:pPr>
        <w:spacing w:line="360" w:lineRule="auto"/>
        <w:rPr>
          <w:i/>
          <w:iCs/>
          <w:color w:val="000000"/>
          <w:lang w:val="en-AU"/>
          <w:rPrChange w:id="186" w:author="Georgina Schlub" w:date="2025-05-17T11:10:00Z" w16du:dateUtc="2025-05-17T01:10:00Z">
            <w:rPr>
              <w:b/>
              <w:bCs/>
              <w:color w:val="000000"/>
              <w:lang w:val="en-AU"/>
            </w:rPr>
          </w:rPrChange>
        </w:rPr>
      </w:pPr>
      <w:del w:id="187" w:author="Georgina Schlub" w:date="2025-05-17T11:10:00Z" w16du:dateUtc="2025-05-17T01:10:00Z">
        <w:r w:rsidRPr="007809EE" w:rsidDel="007809EE">
          <w:rPr>
            <w:i/>
            <w:iCs/>
            <w:color w:val="000000"/>
            <w:lang w:val="en-AU"/>
            <w:rPrChange w:id="188" w:author="Georgina Schlub" w:date="2025-05-17T11:10:00Z" w16du:dateUtc="2025-05-17T01:10:00Z">
              <w:rPr>
                <w:b/>
                <w:bCs/>
                <w:color w:val="000000"/>
                <w:lang w:val="en-AU"/>
              </w:rPr>
            </w:rPrChange>
          </w:rPr>
          <w:delText xml:space="preserve">Analysis </w:delText>
        </w:r>
      </w:del>
      <w:ins w:id="189" w:author="Georgina Schlub" w:date="2025-05-17T11:10:00Z" w16du:dateUtc="2025-05-17T01:10:00Z">
        <w:r w:rsidR="007809EE" w:rsidRPr="007809EE">
          <w:rPr>
            <w:i/>
            <w:iCs/>
            <w:color w:val="000000"/>
            <w:lang w:val="en-AU"/>
            <w:rPrChange w:id="190" w:author="Georgina Schlub" w:date="2025-05-17T11:10:00Z" w16du:dateUtc="2025-05-17T01:10:00Z">
              <w:rPr>
                <w:b/>
                <w:bCs/>
                <w:i/>
                <w:iCs/>
                <w:color w:val="000000"/>
                <w:lang w:val="en-AU"/>
              </w:rPr>
            </w:rPrChange>
          </w:rPr>
          <w:t>Word frequency analysis</w:t>
        </w:r>
      </w:ins>
    </w:p>
    <w:p w14:paraId="68C30177" w14:textId="77777777" w:rsidR="00E20540" w:rsidRDefault="00E20540" w:rsidP="00247687">
      <w:pPr>
        <w:spacing w:line="360" w:lineRule="auto"/>
        <w:rPr>
          <w:ins w:id="191" w:author="Georgina Schlub" w:date="2025-05-17T12:42:00Z" w16du:dateUtc="2025-05-17T02:42:00Z"/>
        </w:rPr>
      </w:pPr>
    </w:p>
    <w:p w14:paraId="03056CCB" w14:textId="43618BC0" w:rsidR="00014408" w:rsidRPr="009E3D6A" w:rsidRDefault="00014408" w:rsidP="00247687">
      <w:pPr>
        <w:spacing w:line="360" w:lineRule="auto"/>
      </w:pPr>
      <w:r w:rsidRPr="009E3D6A">
        <w:t xml:space="preserve">The data extracted using both methods yielded raw counts of </w:t>
      </w:r>
      <w:ins w:id="192" w:author="Georgina Schlub" w:date="2025-05-17T12:43:00Z" w16du:dateUtc="2025-05-17T02:43:00Z">
        <w:r w:rsidR="00E20540">
          <w:t xml:space="preserve">the words </w:t>
        </w:r>
      </w:ins>
      <w:ins w:id="193" w:author="Georgina Schlub" w:date="2025-05-17T12:42:00Z" w16du:dateUtc="2025-05-17T02:42:00Z">
        <w:r w:rsidR="00E20540" w:rsidRPr="00E20540">
          <w:rPr>
            <w:color w:val="000000"/>
            <w:rPrChange w:id="194" w:author="Georgina Schlub" w:date="2025-05-17T12:42:00Z" w16du:dateUtc="2025-05-17T02:42:00Z">
              <w:rPr>
                <w:i/>
                <w:iCs/>
                <w:color w:val="000000"/>
              </w:rPr>
            </w:rPrChange>
          </w:rPr>
          <w:t>“Caucasian</w:t>
        </w:r>
        <w:proofErr w:type="gramStart"/>
        <w:r w:rsidR="00E20540" w:rsidRPr="00E20540">
          <w:rPr>
            <w:color w:val="000000"/>
            <w:rPrChange w:id="195" w:author="Georgina Schlub" w:date="2025-05-17T12:42:00Z" w16du:dateUtc="2025-05-17T02:42:00Z">
              <w:rPr>
                <w:i/>
                <w:iCs/>
                <w:color w:val="000000"/>
              </w:rPr>
            </w:rPrChange>
          </w:rPr>
          <w:t>”</w:t>
        </w:r>
      </w:ins>
      <w:ins w:id="196" w:author="Georgina Schlub" w:date="2025-05-17T12:43:00Z" w16du:dateUtc="2025-05-17T02:43:00Z">
        <w:r w:rsidR="00E20540">
          <w:rPr>
            <w:color w:val="000000"/>
          </w:rPr>
          <w:t xml:space="preserve">, </w:t>
        </w:r>
      </w:ins>
      <w:ins w:id="197" w:author="Georgina Schlub" w:date="2025-05-17T12:42:00Z" w16du:dateUtc="2025-05-17T02:42:00Z">
        <w:r w:rsidR="00E20540" w:rsidRPr="00E20540">
          <w:rPr>
            <w:color w:val="000000"/>
            <w:rPrChange w:id="198" w:author="Georgina Schlub" w:date="2025-05-17T12:42:00Z" w16du:dateUtc="2025-05-17T02:42:00Z">
              <w:rPr>
                <w:i/>
                <w:iCs/>
                <w:color w:val="000000"/>
              </w:rPr>
            </w:rPrChange>
          </w:rPr>
          <w:t xml:space="preserve"> “</w:t>
        </w:r>
        <w:proofErr w:type="gramEnd"/>
        <w:r w:rsidR="00E20540" w:rsidRPr="00E20540">
          <w:rPr>
            <w:color w:val="000000"/>
            <w:rPrChange w:id="199" w:author="Georgina Schlub" w:date="2025-05-17T12:42:00Z" w16du:dateUtc="2025-05-17T02:42:00Z">
              <w:rPr>
                <w:i/>
                <w:iCs/>
                <w:color w:val="000000"/>
              </w:rPr>
            </w:rPrChange>
          </w:rPr>
          <w:t>white” or “European ancestry”</w:t>
        </w:r>
        <w:r w:rsidR="00E20540" w:rsidRPr="009E3D6A">
          <w:rPr>
            <w:i/>
            <w:iCs/>
            <w:color w:val="000000"/>
          </w:rPr>
          <w:t xml:space="preserve"> </w:t>
        </w:r>
      </w:ins>
      <w:del w:id="200" w:author="Georgina Schlub" w:date="2025-05-17T12:42:00Z" w16du:dateUtc="2025-05-17T02:42:00Z">
        <w:r w:rsidRPr="009E3D6A" w:rsidDel="00E20540">
          <w:delText>each keyword’s</w:delText>
        </w:r>
      </w:del>
      <w:r w:rsidRPr="009E3D6A">
        <w:t xml:space="preserve"> presence </w:t>
      </w:r>
      <w:commentRangeStart w:id="201"/>
      <w:r w:rsidRPr="009E3D6A">
        <w:t xml:space="preserve">or absence </w:t>
      </w:r>
      <w:commentRangeEnd w:id="201"/>
      <w:r w:rsidR="00E20540">
        <w:rPr>
          <w:rStyle w:val="CommentReference"/>
        </w:rPr>
        <w:commentReference w:id="201"/>
      </w:r>
      <w:r w:rsidRPr="009E3D6A">
        <w:t xml:space="preserve">in each article. This count data was standardised to reflect the percentage of articles containing each keyword out of the total number of articles published per year for each journal. Standardising the results allowed comparison across journals with varying publication frequencies and durations. This approach enabled the analysis of word frequency trends over time and across all journals included in this study. </w:t>
      </w:r>
      <w:ins w:id="202" w:author="Georgina Schlub" w:date="2025-05-17T13:11:00Z" w16du:dateUtc="2025-05-17T03:11:00Z">
        <w:r w:rsidR="00A248BF">
          <w:t xml:space="preserve">[Add in calculation of </w:t>
        </w:r>
      </w:ins>
      <w:ins w:id="203" w:author="Georgina Schlub" w:date="2025-05-17T13:12:00Z" w16du:dateUtc="2025-05-17T03:12:00Z">
        <w:r w:rsidR="00A248BF">
          <w:t>“</w:t>
        </w:r>
      </w:ins>
      <w:ins w:id="204" w:author="Georgina Schlub" w:date="2025-05-17T13:11:00Z" w16du:dateUtc="2025-05-17T03:11:00Z">
        <w:r w:rsidR="00A248BF">
          <w:t>moving average</w:t>
        </w:r>
      </w:ins>
      <w:ins w:id="205" w:author="Georgina Schlub" w:date="2025-05-17T13:12:00Z" w16du:dateUtc="2025-05-17T03:12:00Z">
        <w:r w:rsidR="00A248BF">
          <w:t>”</w:t>
        </w:r>
      </w:ins>
      <w:ins w:id="206" w:author="Georgina Schlub" w:date="2025-05-17T13:11:00Z" w16du:dateUtc="2025-05-17T03:11:00Z">
        <w:r w:rsidR="00A248BF">
          <w:t xml:space="preserve"> to reduce “noise” in graphs]</w:t>
        </w:r>
      </w:ins>
    </w:p>
    <w:p w14:paraId="022B5E4C" w14:textId="77777777" w:rsidR="00014408" w:rsidRPr="009E3D6A" w:rsidRDefault="00014408" w:rsidP="00247687">
      <w:pPr>
        <w:spacing w:line="360" w:lineRule="auto"/>
      </w:pPr>
    </w:p>
    <w:p w14:paraId="55E165B1" w14:textId="77777777" w:rsidR="00E20540" w:rsidRDefault="00E20540" w:rsidP="00247687">
      <w:pPr>
        <w:spacing w:line="360" w:lineRule="auto"/>
        <w:rPr>
          <w:ins w:id="207" w:author="Georgina Schlub" w:date="2025-05-17T12:44:00Z" w16du:dateUtc="2025-05-17T02:44:00Z"/>
          <w:b/>
          <w:bCs/>
        </w:rPr>
      </w:pPr>
    </w:p>
    <w:p w14:paraId="6216295B" w14:textId="2EB46F36" w:rsidR="00E20540" w:rsidRDefault="00E20540">
      <w:pPr>
        <w:rPr>
          <w:ins w:id="208" w:author="Georgina Schlub" w:date="2025-05-17T12:45:00Z" w16du:dateUtc="2025-05-17T02:45:00Z"/>
          <w:b/>
          <w:bCs/>
        </w:rPr>
      </w:pPr>
    </w:p>
    <w:p w14:paraId="54CD4614" w14:textId="112C9810" w:rsidR="00014408" w:rsidRPr="00041603" w:rsidDel="00041603" w:rsidRDefault="00014408" w:rsidP="00247687">
      <w:pPr>
        <w:spacing w:line="360" w:lineRule="auto"/>
        <w:rPr>
          <w:del w:id="209" w:author="Georgina Schlub" w:date="2025-05-17T12:49:00Z" w16du:dateUtc="2025-05-17T02:49:00Z"/>
          <w:i/>
          <w:iCs/>
          <w:rPrChange w:id="210" w:author="Georgina Schlub" w:date="2025-05-17T12:50:00Z" w16du:dateUtc="2025-05-17T02:50:00Z">
            <w:rPr>
              <w:del w:id="211" w:author="Georgina Schlub" w:date="2025-05-17T12:49:00Z" w16du:dateUtc="2025-05-17T02:49:00Z"/>
              <w:b/>
              <w:bCs/>
            </w:rPr>
          </w:rPrChange>
        </w:rPr>
      </w:pPr>
      <w:commentRangeStart w:id="212"/>
      <w:commentRangeStart w:id="213"/>
      <w:r w:rsidRPr="009E3D6A">
        <w:rPr>
          <w:b/>
          <w:bCs/>
        </w:rPr>
        <w:t>Table 1</w:t>
      </w:r>
      <w:commentRangeEnd w:id="212"/>
      <w:r w:rsidR="00E20540">
        <w:rPr>
          <w:rStyle w:val="CommentReference"/>
        </w:rPr>
        <w:commentReference w:id="212"/>
      </w:r>
      <w:commentRangeEnd w:id="213"/>
      <w:r w:rsidR="00041603">
        <w:rPr>
          <w:rStyle w:val="CommentReference"/>
        </w:rPr>
        <w:commentReference w:id="213"/>
      </w:r>
      <w:ins w:id="214" w:author="Georgina Schlub" w:date="2025-05-17T12:48:00Z" w16du:dateUtc="2025-05-17T02:48:00Z">
        <w:r w:rsidR="00041603">
          <w:rPr>
            <w:b/>
            <w:bCs/>
          </w:rPr>
          <w:t xml:space="preserve">: </w:t>
        </w:r>
        <w:r w:rsidR="00041603" w:rsidRPr="00041603">
          <w:rPr>
            <w:rPrChange w:id="215" w:author="Georgina Schlub" w:date="2025-05-17T12:48:00Z" w16du:dateUtc="2025-05-17T02:48:00Z">
              <w:rPr>
                <w:i/>
                <w:iCs/>
              </w:rPr>
            </w:rPrChange>
          </w:rPr>
          <w:t xml:space="preserve">Demographic Characteristics of </w:t>
        </w:r>
        <w:r w:rsidR="00041603">
          <w:t>the eight j</w:t>
        </w:r>
        <w:r w:rsidR="00041603" w:rsidRPr="00041603">
          <w:rPr>
            <w:rPrChange w:id="216" w:author="Georgina Schlub" w:date="2025-05-17T12:48:00Z" w16du:dateUtc="2025-05-17T02:48:00Z">
              <w:rPr>
                <w:i/>
                <w:iCs/>
              </w:rPr>
            </w:rPrChange>
          </w:rPr>
          <w:t xml:space="preserve">ournals </w:t>
        </w:r>
      </w:ins>
      <w:ins w:id="217" w:author="Georgina Schlub" w:date="2025-05-17T12:50:00Z" w16du:dateUtc="2025-05-17T02:50:00Z">
        <w:r w:rsidR="00041603">
          <w:t>i</w:t>
        </w:r>
      </w:ins>
      <w:ins w:id="218" w:author="Georgina Schlub" w:date="2025-05-17T12:48:00Z" w16du:dateUtc="2025-05-17T02:48:00Z">
        <w:r w:rsidR="00041603" w:rsidRPr="00041603">
          <w:rPr>
            <w:rPrChange w:id="219" w:author="Georgina Schlub" w:date="2025-05-17T12:48:00Z" w16du:dateUtc="2025-05-17T02:48:00Z">
              <w:rPr>
                <w:i/>
                <w:iCs/>
              </w:rPr>
            </w:rPrChange>
          </w:rPr>
          <w:t xml:space="preserve">ncluded in </w:t>
        </w:r>
      </w:ins>
      <w:ins w:id="220" w:author="Georgina Schlub" w:date="2025-05-17T12:49:00Z" w16du:dateUtc="2025-05-17T02:49:00Z">
        <w:r w:rsidR="00041603">
          <w:t>t</w:t>
        </w:r>
      </w:ins>
      <w:ins w:id="221" w:author="Georgina Schlub" w:date="2025-05-17T12:48:00Z" w16du:dateUtc="2025-05-17T02:48:00Z">
        <w:r w:rsidR="00041603" w:rsidRPr="00041603">
          <w:rPr>
            <w:rPrChange w:id="222" w:author="Georgina Schlub" w:date="2025-05-17T12:48:00Z" w16du:dateUtc="2025-05-17T02:48:00Z">
              <w:rPr>
                <w:i/>
                <w:iCs/>
              </w:rPr>
            </w:rPrChange>
          </w:rPr>
          <w:t xml:space="preserve">his </w:t>
        </w:r>
      </w:ins>
      <w:ins w:id="223" w:author="Georgina Schlub" w:date="2025-05-17T12:49:00Z" w16du:dateUtc="2025-05-17T02:49:00Z">
        <w:r w:rsidR="00041603">
          <w:t>s</w:t>
        </w:r>
      </w:ins>
      <w:ins w:id="224" w:author="Georgina Schlub" w:date="2025-05-17T12:48:00Z" w16du:dateUtc="2025-05-17T02:48:00Z">
        <w:r w:rsidR="00041603" w:rsidRPr="00041603">
          <w:rPr>
            <w:rPrChange w:id="225" w:author="Georgina Schlub" w:date="2025-05-17T12:48:00Z" w16du:dateUtc="2025-05-17T02:48:00Z">
              <w:rPr>
                <w:i/>
                <w:iCs/>
              </w:rPr>
            </w:rPrChange>
          </w:rPr>
          <w:t>tudy</w:t>
        </w:r>
      </w:ins>
    </w:p>
    <w:p w14:paraId="62064E24" w14:textId="44F70223" w:rsidR="00014408" w:rsidRPr="009E3D6A" w:rsidDel="00041603" w:rsidRDefault="00014408" w:rsidP="00247687">
      <w:pPr>
        <w:spacing w:line="360" w:lineRule="auto"/>
        <w:rPr>
          <w:del w:id="226" w:author="Georgina Schlub" w:date="2025-05-17T12:49:00Z" w16du:dateUtc="2025-05-17T02:49:00Z"/>
          <w:b/>
          <w:bCs/>
        </w:rPr>
      </w:pPr>
    </w:p>
    <w:p w14:paraId="26F0AE52" w14:textId="228C8DCB" w:rsidR="00014408" w:rsidRPr="009E3D6A" w:rsidDel="00041603" w:rsidRDefault="00014408" w:rsidP="00247687">
      <w:pPr>
        <w:spacing w:line="360" w:lineRule="auto"/>
        <w:rPr>
          <w:del w:id="227" w:author="Georgina Schlub" w:date="2025-05-17T12:49:00Z" w16du:dateUtc="2025-05-17T02:49:00Z"/>
          <w:i/>
          <w:iCs/>
        </w:rPr>
      </w:pPr>
      <w:del w:id="228" w:author="Georgina Schlub" w:date="2025-05-17T12:49:00Z" w16du:dateUtc="2025-05-17T02:49:00Z">
        <w:r w:rsidRPr="009E3D6A" w:rsidDel="00041603">
          <w:rPr>
            <w:i/>
            <w:iCs/>
          </w:rPr>
          <w:delText>Demographic Characteristics of Journals Included in This Study</w:delText>
        </w:r>
      </w:del>
    </w:p>
    <w:p w14:paraId="7A5C4133" w14:textId="77777777" w:rsidR="00014408" w:rsidRPr="009E3D6A" w:rsidRDefault="00014408" w:rsidP="00247687">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29" w:author="Georgina Schlub" w:date="2025-05-17T12:49:00Z" w16du:dateUtc="2025-05-17T02:49: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252"/>
        <w:gridCol w:w="775"/>
        <w:gridCol w:w="752"/>
        <w:gridCol w:w="1292"/>
        <w:gridCol w:w="830"/>
        <w:gridCol w:w="1919"/>
        <w:gridCol w:w="949"/>
        <w:gridCol w:w="1251"/>
        <w:tblGridChange w:id="230">
          <w:tblGrid>
            <w:gridCol w:w="1252"/>
            <w:gridCol w:w="775"/>
            <w:gridCol w:w="752"/>
            <w:gridCol w:w="1292"/>
            <w:gridCol w:w="830"/>
            <w:gridCol w:w="1919"/>
            <w:gridCol w:w="949"/>
            <w:gridCol w:w="1251"/>
          </w:tblGrid>
        </w:tblGridChange>
      </w:tblGrid>
      <w:tr w:rsidR="00014408" w:rsidRPr="009E3D6A" w14:paraId="04324D4F" w14:textId="77777777" w:rsidTr="00041603">
        <w:trPr>
          <w:trHeight w:val="418"/>
          <w:trPrChange w:id="231" w:author="Georgina Schlub" w:date="2025-05-17T12:49:00Z" w16du:dateUtc="2025-05-17T02:49:00Z">
            <w:trPr>
              <w:trHeight w:val="418"/>
            </w:trPr>
          </w:trPrChange>
        </w:trPr>
        <w:tc>
          <w:tcPr>
            <w:tcW w:w="0" w:type="auto"/>
            <w:tcBorders>
              <w:top w:val="single" w:sz="4" w:space="0" w:color="auto"/>
              <w:bottom w:val="single" w:sz="4" w:space="0" w:color="auto"/>
            </w:tcBorders>
            <w:hideMark/>
            <w:tcPrChange w:id="232" w:author="Georgina Schlub" w:date="2025-05-17T12:49:00Z" w16du:dateUtc="2025-05-17T02:49:00Z">
              <w:tcPr>
                <w:tcW w:w="0" w:type="auto"/>
                <w:tcBorders>
                  <w:bottom w:val="single" w:sz="4" w:space="0" w:color="auto"/>
                </w:tcBorders>
                <w:hideMark/>
              </w:tcPr>
            </w:tcPrChange>
          </w:tcPr>
          <w:p w14:paraId="403E3152"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Journal</w:t>
            </w:r>
          </w:p>
        </w:tc>
        <w:tc>
          <w:tcPr>
            <w:tcW w:w="0" w:type="auto"/>
            <w:tcBorders>
              <w:top w:val="single" w:sz="4" w:space="0" w:color="auto"/>
              <w:bottom w:val="single" w:sz="4" w:space="0" w:color="auto"/>
            </w:tcBorders>
            <w:hideMark/>
            <w:tcPrChange w:id="233" w:author="Georgina Schlub" w:date="2025-05-17T12:49:00Z" w16du:dateUtc="2025-05-17T02:49:00Z">
              <w:tcPr>
                <w:tcW w:w="0" w:type="auto"/>
                <w:tcBorders>
                  <w:bottom w:val="single" w:sz="4" w:space="0" w:color="auto"/>
                </w:tcBorders>
                <w:hideMark/>
              </w:tcPr>
            </w:tcPrChange>
          </w:tcPr>
          <w:p w14:paraId="2CF6F0EE"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Launch Date</w:t>
            </w:r>
          </w:p>
        </w:tc>
        <w:tc>
          <w:tcPr>
            <w:tcW w:w="0" w:type="auto"/>
            <w:tcBorders>
              <w:top w:val="single" w:sz="4" w:space="0" w:color="auto"/>
              <w:bottom w:val="single" w:sz="4" w:space="0" w:color="auto"/>
            </w:tcBorders>
            <w:hideMark/>
            <w:tcPrChange w:id="234" w:author="Georgina Schlub" w:date="2025-05-17T12:49:00Z" w16du:dateUtc="2025-05-17T02:49:00Z">
              <w:tcPr>
                <w:tcW w:w="0" w:type="auto"/>
                <w:tcBorders>
                  <w:bottom w:val="single" w:sz="4" w:space="0" w:color="auto"/>
                </w:tcBorders>
                <w:hideMark/>
              </w:tcPr>
            </w:tcPrChange>
          </w:tcPr>
          <w:p w14:paraId="1885A1A5"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Impact Factor</w:t>
            </w:r>
          </w:p>
        </w:tc>
        <w:tc>
          <w:tcPr>
            <w:tcW w:w="0" w:type="auto"/>
            <w:tcBorders>
              <w:top w:val="single" w:sz="4" w:space="0" w:color="auto"/>
              <w:bottom w:val="single" w:sz="4" w:space="0" w:color="auto"/>
            </w:tcBorders>
            <w:hideMark/>
            <w:tcPrChange w:id="235" w:author="Georgina Schlub" w:date="2025-05-17T12:49:00Z" w16du:dateUtc="2025-05-17T02:49:00Z">
              <w:tcPr>
                <w:tcW w:w="0" w:type="auto"/>
                <w:tcBorders>
                  <w:bottom w:val="single" w:sz="4" w:space="0" w:color="auto"/>
                </w:tcBorders>
                <w:hideMark/>
              </w:tcPr>
            </w:tcPrChange>
          </w:tcPr>
          <w:p w14:paraId="5996FFD8"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Frequency/year</w:t>
            </w:r>
          </w:p>
        </w:tc>
        <w:tc>
          <w:tcPr>
            <w:tcW w:w="0" w:type="auto"/>
            <w:tcBorders>
              <w:top w:val="single" w:sz="4" w:space="0" w:color="auto"/>
              <w:bottom w:val="single" w:sz="4" w:space="0" w:color="auto"/>
            </w:tcBorders>
            <w:hideMark/>
            <w:tcPrChange w:id="236" w:author="Georgina Schlub" w:date="2025-05-17T12:49:00Z" w16du:dateUtc="2025-05-17T02:49:00Z">
              <w:tcPr>
                <w:tcW w:w="0" w:type="auto"/>
                <w:tcBorders>
                  <w:bottom w:val="single" w:sz="4" w:space="0" w:color="auto"/>
                </w:tcBorders>
                <w:hideMark/>
              </w:tcPr>
            </w:tcPrChange>
          </w:tcPr>
          <w:p w14:paraId="10E1F78F"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Peer Review Model</w:t>
            </w:r>
          </w:p>
        </w:tc>
        <w:tc>
          <w:tcPr>
            <w:tcW w:w="0" w:type="auto"/>
            <w:tcBorders>
              <w:top w:val="single" w:sz="4" w:space="0" w:color="auto"/>
              <w:bottom w:val="single" w:sz="4" w:space="0" w:color="auto"/>
            </w:tcBorders>
            <w:hideMark/>
            <w:tcPrChange w:id="237" w:author="Georgina Schlub" w:date="2025-05-17T12:49:00Z" w16du:dateUtc="2025-05-17T02:49:00Z">
              <w:tcPr>
                <w:tcW w:w="0" w:type="auto"/>
                <w:tcBorders>
                  <w:bottom w:val="single" w:sz="4" w:space="0" w:color="auto"/>
                </w:tcBorders>
                <w:hideMark/>
              </w:tcPr>
            </w:tcPrChange>
          </w:tcPr>
          <w:p w14:paraId="47E2E69D"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Affiliations</w:t>
            </w:r>
          </w:p>
        </w:tc>
        <w:tc>
          <w:tcPr>
            <w:tcW w:w="0" w:type="auto"/>
            <w:tcBorders>
              <w:top w:val="single" w:sz="4" w:space="0" w:color="auto"/>
              <w:bottom w:val="single" w:sz="4" w:space="0" w:color="auto"/>
            </w:tcBorders>
            <w:hideMark/>
            <w:tcPrChange w:id="238" w:author="Georgina Schlub" w:date="2025-05-17T12:49:00Z" w16du:dateUtc="2025-05-17T02:49:00Z">
              <w:tcPr>
                <w:tcW w:w="0" w:type="auto"/>
                <w:tcBorders>
                  <w:bottom w:val="single" w:sz="4" w:space="0" w:color="auto"/>
                </w:tcBorders>
                <w:hideMark/>
              </w:tcPr>
            </w:tcPrChange>
          </w:tcPr>
          <w:p w14:paraId="66B601AE"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Publisher</w:t>
            </w:r>
          </w:p>
        </w:tc>
        <w:tc>
          <w:tcPr>
            <w:tcW w:w="0" w:type="auto"/>
            <w:tcBorders>
              <w:top w:val="single" w:sz="4" w:space="0" w:color="auto"/>
              <w:bottom w:val="single" w:sz="4" w:space="0" w:color="auto"/>
            </w:tcBorders>
            <w:hideMark/>
            <w:tcPrChange w:id="239" w:author="Georgina Schlub" w:date="2025-05-17T12:49:00Z" w16du:dateUtc="2025-05-17T02:49:00Z">
              <w:tcPr>
                <w:tcW w:w="0" w:type="auto"/>
                <w:tcBorders>
                  <w:bottom w:val="single" w:sz="4" w:space="0" w:color="auto"/>
                </w:tcBorders>
                <w:hideMark/>
              </w:tcPr>
            </w:tcPrChange>
          </w:tcPr>
          <w:p w14:paraId="6F6B5895" w14:textId="77777777" w:rsidR="00014408" w:rsidRPr="009E3D6A" w:rsidRDefault="00014408" w:rsidP="00247687">
            <w:pPr>
              <w:spacing w:line="360" w:lineRule="auto"/>
              <w:jc w:val="center"/>
              <w:rPr>
                <w:b/>
                <w:bCs/>
                <w:color w:val="000000"/>
                <w:sz w:val="16"/>
                <w:szCs w:val="16"/>
              </w:rPr>
            </w:pPr>
            <w:r w:rsidRPr="009E3D6A">
              <w:rPr>
                <w:b/>
                <w:bCs/>
                <w:color w:val="000000"/>
                <w:sz w:val="16"/>
                <w:szCs w:val="16"/>
              </w:rPr>
              <w:t>Access</w:t>
            </w:r>
          </w:p>
        </w:tc>
      </w:tr>
      <w:tr w:rsidR="00014408" w:rsidRPr="009E3D6A" w14:paraId="250EE8AF" w14:textId="77777777" w:rsidTr="00745A2F">
        <w:trPr>
          <w:trHeight w:val="408"/>
        </w:trPr>
        <w:tc>
          <w:tcPr>
            <w:tcW w:w="0" w:type="auto"/>
            <w:tcBorders>
              <w:top w:val="single" w:sz="4" w:space="0" w:color="auto"/>
            </w:tcBorders>
            <w:hideMark/>
          </w:tcPr>
          <w:p w14:paraId="18CC88DF"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American Journal of Human Genetics </w:t>
            </w:r>
          </w:p>
        </w:tc>
        <w:tc>
          <w:tcPr>
            <w:tcW w:w="0" w:type="auto"/>
            <w:tcBorders>
              <w:top w:val="single" w:sz="4" w:space="0" w:color="auto"/>
            </w:tcBorders>
            <w:hideMark/>
          </w:tcPr>
          <w:p w14:paraId="79AB9D30" w14:textId="77777777" w:rsidR="00014408" w:rsidRPr="009E3D6A" w:rsidRDefault="00014408" w:rsidP="00247687">
            <w:pPr>
              <w:spacing w:line="360" w:lineRule="auto"/>
              <w:jc w:val="right"/>
              <w:rPr>
                <w:color w:val="000000"/>
                <w:sz w:val="16"/>
                <w:szCs w:val="16"/>
              </w:rPr>
            </w:pPr>
            <w:r w:rsidRPr="009E3D6A">
              <w:rPr>
                <w:color w:val="000000"/>
                <w:sz w:val="16"/>
                <w:szCs w:val="16"/>
              </w:rPr>
              <w:t>1949</w:t>
            </w:r>
          </w:p>
        </w:tc>
        <w:tc>
          <w:tcPr>
            <w:tcW w:w="0" w:type="auto"/>
            <w:tcBorders>
              <w:top w:val="single" w:sz="4" w:space="0" w:color="auto"/>
            </w:tcBorders>
            <w:hideMark/>
          </w:tcPr>
          <w:p w14:paraId="47BA33E5" w14:textId="77777777" w:rsidR="00014408" w:rsidRPr="009E3D6A" w:rsidRDefault="00014408" w:rsidP="00247687">
            <w:pPr>
              <w:spacing w:line="360" w:lineRule="auto"/>
              <w:jc w:val="right"/>
              <w:rPr>
                <w:color w:val="000000"/>
                <w:sz w:val="16"/>
                <w:szCs w:val="16"/>
              </w:rPr>
            </w:pPr>
            <w:r w:rsidRPr="009E3D6A">
              <w:rPr>
                <w:color w:val="000000"/>
                <w:sz w:val="16"/>
                <w:szCs w:val="16"/>
              </w:rPr>
              <w:t>8.1</w:t>
            </w:r>
          </w:p>
        </w:tc>
        <w:tc>
          <w:tcPr>
            <w:tcW w:w="0" w:type="auto"/>
            <w:tcBorders>
              <w:top w:val="single" w:sz="4" w:space="0" w:color="auto"/>
            </w:tcBorders>
            <w:hideMark/>
          </w:tcPr>
          <w:p w14:paraId="4D65C2F7" w14:textId="77777777" w:rsidR="00014408" w:rsidRPr="009E3D6A" w:rsidRDefault="00014408" w:rsidP="00247687">
            <w:pPr>
              <w:spacing w:line="360" w:lineRule="auto"/>
              <w:rPr>
                <w:color w:val="000000"/>
                <w:sz w:val="16"/>
                <w:szCs w:val="16"/>
              </w:rPr>
            </w:pPr>
            <w:r w:rsidRPr="009E3D6A">
              <w:rPr>
                <w:color w:val="000000"/>
                <w:sz w:val="16"/>
                <w:szCs w:val="16"/>
              </w:rPr>
              <w:t xml:space="preserve">Monthly </w:t>
            </w:r>
          </w:p>
        </w:tc>
        <w:tc>
          <w:tcPr>
            <w:tcW w:w="0" w:type="auto"/>
            <w:tcBorders>
              <w:top w:val="single" w:sz="4" w:space="0" w:color="auto"/>
            </w:tcBorders>
            <w:hideMark/>
          </w:tcPr>
          <w:p w14:paraId="53F55159" w14:textId="77777777" w:rsidR="00014408" w:rsidRPr="009E3D6A" w:rsidRDefault="00014408" w:rsidP="00247687">
            <w:pPr>
              <w:spacing w:line="360" w:lineRule="auto"/>
              <w:rPr>
                <w:color w:val="000000"/>
                <w:sz w:val="16"/>
                <w:szCs w:val="16"/>
              </w:rPr>
            </w:pPr>
            <w:r w:rsidRPr="009E3D6A">
              <w:rPr>
                <w:color w:val="000000"/>
                <w:sz w:val="16"/>
                <w:szCs w:val="16"/>
              </w:rPr>
              <w:t xml:space="preserve">Single Blind Peer Review </w:t>
            </w:r>
          </w:p>
          <w:p w14:paraId="053EB873" w14:textId="77777777" w:rsidR="00014408" w:rsidRPr="009E3D6A" w:rsidRDefault="00014408" w:rsidP="00247687">
            <w:pPr>
              <w:spacing w:line="360" w:lineRule="auto"/>
              <w:rPr>
                <w:color w:val="000000"/>
                <w:sz w:val="16"/>
                <w:szCs w:val="16"/>
              </w:rPr>
            </w:pPr>
          </w:p>
          <w:p w14:paraId="5236C395" w14:textId="77777777" w:rsidR="00014408" w:rsidRPr="009E3D6A" w:rsidRDefault="00014408" w:rsidP="00247687">
            <w:pPr>
              <w:spacing w:line="360" w:lineRule="auto"/>
              <w:rPr>
                <w:color w:val="000000"/>
                <w:sz w:val="16"/>
                <w:szCs w:val="16"/>
              </w:rPr>
            </w:pPr>
          </w:p>
        </w:tc>
        <w:tc>
          <w:tcPr>
            <w:tcW w:w="0" w:type="auto"/>
            <w:tcBorders>
              <w:top w:val="single" w:sz="4" w:space="0" w:color="auto"/>
            </w:tcBorders>
            <w:hideMark/>
          </w:tcPr>
          <w:p w14:paraId="19FA00A0" w14:textId="77777777" w:rsidR="00014408" w:rsidRPr="009E3D6A" w:rsidRDefault="00014408" w:rsidP="00247687">
            <w:pPr>
              <w:spacing w:line="360" w:lineRule="auto"/>
              <w:rPr>
                <w:color w:val="000000"/>
                <w:sz w:val="16"/>
                <w:szCs w:val="16"/>
              </w:rPr>
            </w:pPr>
            <w:r w:rsidRPr="009E3D6A">
              <w:rPr>
                <w:color w:val="000000"/>
                <w:sz w:val="16"/>
                <w:szCs w:val="16"/>
              </w:rPr>
              <w:t>American Society of Human Genetics (ASHG)</w:t>
            </w:r>
          </w:p>
        </w:tc>
        <w:tc>
          <w:tcPr>
            <w:tcW w:w="0" w:type="auto"/>
            <w:tcBorders>
              <w:top w:val="single" w:sz="4" w:space="0" w:color="auto"/>
            </w:tcBorders>
            <w:hideMark/>
          </w:tcPr>
          <w:p w14:paraId="26F6B745" w14:textId="77777777" w:rsidR="00014408" w:rsidRPr="009E3D6A" w:rsidRDefault="00014408" w:rsidP="00247687">
            <w:pPr>
              <w:spacing w:line="360" w:lineRule="auto"/>
              <w:rPr>
                <w:color w:val="000000"/>
                <w:sz w:val="16"/>
                <w:szCs w:val="16"/>
              </w:rPr>
            </w:pPr>
            <w:r w:rsidRPr="009E3D6A">
              <w:rPr>
                <w:color w:val="000000"/>
                <w:sz w:val="16"/>
                <w:szCs w:val="16"/>
              </w:rPr>
              <w:t xml:space="preserve">Cell Press </w:t>
            </w:r>
          </w:p>
        </w:tc>
        <w:tc>
          <w:tcPr>
            <w:tcW w:w="0" w:type="auto"/>
            <w:tcBorders>
              <w:top w:val="single" w:sz="4" w:space="0" w:color="auto"/>
            </w:tcBorders>
            <w:hideMark/>
          </w:tcPr>
          <w:p w14:paraId="61E18DEF" w14:textId="77777777" w:rsidR="00014408" w:rsidRPr="009E3D6A" w:rsidRDefault="00014408" w:rsidP="00247687">
            <w:pPr>
              <w:spacing w:line="360" w:lineRule="auto"/>
              <w:rPr>
                <w:color w:val="000000"/>
                <w:sz w:val="16"/>
                <w:szCs w:val="16"/>
              </w:rPr>
            </w:pPr>
            <w:r w:rsidRPr="009E3D6A">
              <w:rPr>
                <w:color w:val="000000"/>
                <w:sz w:val="16"/>
                <w:szCs w:val="16"/>
              </w:rPr>
              <w:t>Hybrid Open Access</w:t>
            </w:r>
          </w:p>
        </w:tc>
      </w:tr>
      <w:tr w:rsidR="00014408" w:rsidRPr="009E3D6A" w14:paraId="0B725D4A" w14:textId="77777777" w:rsidTr="00745A2F">
        <w:trPr>
          <w:trHeight w:val="416"/>
        </w:trPr>
        <w:tc>
          <w:tcPr>
            <w:tcW w:w="0" w:type="auto"/>
            <w:hideMark/>
          </w:tcPr>
          <w:p w14:paraId="480159C4"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European Journal of Human Genetics </w:t>
            </w:r>
          </w:p>
        </w:tc>
        <w:tc>
          <w:tcPr>
            <w:tcW w:w="0" w:type="auto"/>
            <w:hideMark/>
          </w:tcPr>
          <w:p w14:paraId="76DD8606" w14:textId="77777777" w:rsidR="00014408" w:rsidRPr="009E3D6A" w:rsidRDefault="00014408" w:rsidP="00247687">
            <w:pPr>
              <w:spacing w:line="360" w:lineRule="auto"/>
              <w:jc w:val="right"/>
              <w:rPr>
                <w:color w:val="000000"/>
                <w:sz w:val="16"/>
                <w:szCs w:val="16"/>
              </w:rPr>
            </w:pPr>
            <w:r w:rsidRPr="009E3D6A">
              <w:rPr>
                <w:color w:val="000000"/>
                <w:sz w:val="16"/>
                <w:szCs w:val="16"/>
              </w:rPr>
              <w:t>1994</w:t>
            </w:r>
          </w:p>
        </w:tc>
        <w:tc>
          <w:tcPr>
            <w:tcW w:w="0" w:type="auto"/>
            <w:hideMark/>
          </w:tcPr>
          <w:p w14:paraId="2B6B7B82" w14:textId="77777777" w:rsidR="00014408" w:rsidRPr="009E3D6A" w:rsidRDefault="00014408" w:rsidP="00247687">
            <w:pPr>
              <w:spacing w:line="360" w:lineRule="auto"/>
              <w:jc w:val="right"/>
              <w:rPr>
                <w:color w:val="000000"/>
                <w:sz w:val="16"/>
                <w:szCs w:val="16"/>
              </w:rPr>
            </w:pPr>
            <w:r w:rsidRPr="009E3D6A">
              <w:rPr>
                <w:color w:val="000000"/>
                <w:sz w:val="16"/>
                <w:szCs w:val="16"/>
              </w:rPr>
              <w:t>3.7</w:t>
            </w:r>
          </w:p>
        </w:tc>
        <w:tc>
          <w:tcPr>
            <w:tcW w:w="0" w:type="auto"/>
            <w:hideMark/>
          </w:tcPr>
          <w:p w14:paraId="556DF049" w14:textId="77777777" w:rsidR="00014408" w:rsidRPr="009E3D6A" w:rsidRDefault="00014408" w:rsidP="00247687">
            <w:pPr>
              <w:spacing w:line="360" w:lineRule="auto"/>
              <w:rPr>
                <w:color w:val="000000"/>
                <w:sz w:val="16"/>
                <w:szCs w:val="16"/>
              </w:rPr>
            </w:pPr>
            <w:r w:rsidRPr="009E3D6A">
              <w:rPr>
                <w:color w:val="000000"/>
                <w:sz w:val="16"/>
                <w:szCs w:val="16"/>
              </w:rPr>
              <w:t xml:space="preserve">Monthly </w:t>
            </w:r>
          </w:p>
        </w:tc>
        <w:tc>
          <w:tcPr>
            <w:tcW w:w="0" w:type="auto"/>
            <w:hideMark/>
          </w:tcPr>
          <w:p w14:paraId="75A7F3FD" w14:textId="77777777" w:rsidR="00014408" w:rsidRPr="009E3D6A" w:rsidRDefault="00014408" w:rsidP="00247687">
            <w:pPr>
              <w:spacing w:line="360" w:lineRule="auto"/>
              <w:rPr>
                <w:color w:val="000000"/>
                <w:sz w:val="16"/>
                <w:szCs w:val="16"/>
              </w:rPr>
            </w:pPr>
            <w:r w:rsidRPr="009E3D6A">
              <w:rPr>
                <w:color w:val="000000"/>
                <w:sz w:val="16"/>
                <w:szCs w:val="16"/>
              </w:rPr>
              <w:t xml:space="preserve">Double Blind Peer </w:t>
            </w:r>
          </w:p>
          <w:p w14:paraId="47481816" w14:textId="77777777" w:rsidR="00014408" w:rsidRPr="009E3D6A" w:rsidRDefault="00014408" w:rsidP="00247687">
            <w:pPr>
              <w:spacing w:line="360" w:lineRule="auto"/>
              <w:rPr>
                <w:color w:val="000000"/>
                <w:sz w:val="16"/>
                <w:szCs w:val="16"/>
              </w:rPr>
            </w:pPr>
            <w:r w:rsidRPr="009E3D6A">
              <w:rPr>
                <w:color w:val="000000"/>
                <w:sz w:val="16"/>
                <w:szCs w:val="16"/>
              </w:rPr>
              <w:t xml:space="preserve">Review </w:t>
            </w:r>
          </w:p>
          <w:p w14:paraId="33D0E27A" w14:textId="77777777" w:rsidR="00014408" w:rsidRPr="009E3D6A" w:rsidRDefault="00014408" w:rsidP="00247687">
            <w:pPr>
              <w:spacing w:line="360" w:lineRule="auto"/>
              <w:rPr>
                <w:color w:val="000000"/>
                <w:sz w:val="16"/>
                <w:szCs w:val="16"/>
              </w:rPr>
            </w:pPr>
          </w:p>
          <w:p w14:paraId="6F8D3E08" w14:textId="77777777" w:rsidR="00014408" w:rsidRPr="009E3D6A" w:rsidRDefault="00014408" w:rsidP="00247687">
            <w:pPr>
              <w:spacing w:line="360" w:lineRule="auto"/>
              <w:rPr>
                <w:color w:val="000000"/>
                <w:sz w:val="16"/>
                <w:szCs w:val="16"/>
              </w:rPr>
            </w:pPr>
          </w:p>
        </w:tc>
        <w:tc>
          <w:tcPr>
            <w:tcW w:w="0" w:type="auto"/>
            <w:hideMark/>
          </w:tcPr>
          <w:p w14:paraId="18919F56" w14:textId="77777777" w:rsidR="00014408" w:rsidRPr="009E3D6A" w:rsidRDefault="00014408" w:rsidP="00247687">
            <w:pPr>
              <w:spacing w:line="360" w:lineRule="auto"/>
              <w:rPr>
                <w:color w:val="000000"/>
                <w:sz w:val="16"/>
                <w:szCs w:val="16"/>
              </w:rPr>
            </w:pPr>
            <w:r w:rsidRPr="009E3D6A">
              <w:rPr>
                <w:color w:val="000000"/>
                <w:sz w:val="16"/>
                <w:szCs w:val="16"/>
              </w:rPr>
              <w:t>European Society of Human Genetics</w:t>
            </w:r>
          </w:p>
        </w:tc>
        <w:tc>
          <w:tcPr>
            <w:tcW w:w="0" w:type="auto"/>
            <w:hideMark/>
          </w:tcPr>
          <w:p w14:paraId="259A6569" w14:textId="77777777" w:rsidR="00014408" w:rsidRPr="009E3D6A" w:rsidRDefault="00014408" w:rsidP="00247687">
            <w:pPr>
              <w:spacing w:line="360" w:lineRule="auto"/>
              <w:rPr>
                <w:color w:val="000000"/>
                <w:sz w:val="16"/>
                <w:szCs w:val="16"/>
              </w:rPr>
            </w:pPr>
            <w:r w:rsidRPr="009E3D6A">
              <w:rPr>
                <w:color w:val="000000"/>
                <w:sz w:val="16"/>
                <w:szCs w:val="16"/>
              </w:rPr>
              <w:t>Nature Portfolio</w:t>
            </w:r>
          </w:p>
        </w:tc>
        <w:tc>
          <w:tcPr>
            <w:tcW w:w="0" w:type="auto"/>
            <w:hideMark/>
          </w:tcPr>
          <w:p w14:paraId="2F312558" w14:textId="77777777" w:rsidR="00014408" w:rsidRPr="009E3D6A" w:rsidRDefault="00014408" w:rsidP="00247687">
            <w:pPr>
              <w:spacing w:line="360" w:lineRule="auto"/>
              <w:rPr>
                <w:color w:val="000000"/>
                <w:sz w:val="16"/>
                <w:szCs w:val="16"/>
              </w:rPr>
            </w:pPr>
            <w:r w:rsidRPr="009E3D6A">
              <w:rPr>
                <w:color w:val="000000"/>
                <w:sz w:val="16"/>
                <w:szCs w:val="16"/>
              </w:rPr>
              <w:t>Hybrid Open Access</w:t>
            </w:r>
          </w:p>
        </w:tc>
      </w:tr>
      <w:tr w:rsidR="00014408" w:rsidRPr="009E3D6A" w14:paraId="6F635943" w14:textId="77777777" w:rsidTr="00745A2F">
        <w:trPr>
          <w:trHeight w:val="406"/>
        </w:trPr>
        <w:tc>
          <w:tcPr>
            <w:tcW w:w="0" w:type="auto"/>
            <w:hideMark/>
          </w:tcPr>
          <w:p w14:paraId="3D719BD3"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Familial Cancer </w:t>
            </w:r>
          </w:p>
        </w:tc>
        <w:tc>
          <w:tcPr>
            <w:tcW w:w="0" w:type="auto"/>
            <w:hideMark/>
          </w:tcPr>
          <w:p w14:paraId="4A73D37B" w14:textId="77777777" w:rsidR="00014408" w:rsidRPr="009E3D6A" w:rsidRDefault="00014408" w:rsidP="00247687">
            <w:pPr>
              <w:spacing w:line="360" w:lineRule="auto"/>
              <w:jc w:val="right"/>
              <w:rPr>
                <w:color w:val="000000"/>
                <w:sz w:val="16"/>
                <w:szCs w:val="16"/>
              </w:rPr>
            </w:pPr>
            <w:r w:rsidRPr="009E3D6A">
              <w:rPr>
                <w:color w:val="000000"/>
                <w:sz w:val="16"/>
                <w:szCs w:val="16"/>
              </w:rPr>
              <w:t>2000</w:t>
            </w:r>
          </w:p>
        </w:tc>
        <w:tc>
          <w:tcPr>
            <w:tcW w:w="0" w:type="auto"/>
            <w:hideMark/>
          </w:tcPr>
          <w:p w14:paraId="5884E9C1" w14:textId="77777777" w:rsidR="00014408" w:rsidRPr="009E3D6A" w:rsidRDefault="00014408" w:rsidP="00247687">
            <w:pPr>
              <w:spacing w:line="360" w:lineRule="auto"/>
              <w:jc w:val="right"/>
              <w:rPr>
                <w:color w:val="000000"/>
                <w:sz w:val="16"/>
                <w:szCs w:val="16"/>
              </w:rPr>
            </w:pPr>
            <w:r w:rsidRPr="009E3D6A">
              <w:rPr>
                <w:color w:val="000000"/>
                <w:sz w:val="16"/>
                <w:szCs w:val="16"/>
              </w:rPr>
              <w:t>1.8</w:t>
            </w:r>
          </w:p>
        </w:tc>
        <w:tc>
          <w:tcPr>
            <w:tcW w:w="0" w:type="auto"/>
            <w:hideMark/>
          </w:tcPr>
          <w:p w14:paraId="7E08634E" w14:textId="77777777" w:rsidR="00014408" w:rsidRPr="009E3D6A" w:rsidRDefault="00014408" w:rsidP="00247687">
            <w:pPr>
              <w:spacing w:line="360" w:lineRule="auto"/>
              <w:rPr>
                <w:color w:val="000000"/>
                <w:sz w:val="16"/>
                <w:szCs w:val="16"/>
              </w:rPr>
            </w:pPr>
            <w:r w:rsidRPr="009E3D6A">
              <w:rPr>
                <w:color w:val="000000"/>
                <w:sz w:val="16"/>
                <w:szCs w:val="16"/>
              </w:rPr>
              <w:t xml:space="preserve">Quarterly </w:t>
            </w:r>
          </w:p>
        </w:tc>
        <w:tc>
          <w:tcPr>
            <w:tcW w:w="0" w:type="auto"/>
            <w:hideMark/>
          </w:tcPr>
          <w:p w14:paraId="22D6B181" w14:textId="77777777" w:rsidR="00014408" w:rsidRPr="009E3D6A" w:rsidRDefault="00014408" w:rsidP="00247687">
            <w:pPr>
              <w:spacing w:line="360" w:lineRule="auto"/>
              <w:rPr>
                <w:color w:val="000000"/>
                <w:sz w:val="16"/>
                <w:szCs w:val="16"/>
              </w:rPr>
            </w:pPr>
            <w:r w:rsidRPr="009E3D6A">
              <w:rPr>
                <w:color w:val="000000"/>
                <w:sz w:val="16"/>
                <w:szCs w:val="16"/>
              </w:rPr>
              <w:t xml:space="preserve">Single Blind Peer Review </w:t>
            </w:r>
          </w:p>
          <w:p w14:paraId="2164799B" w14:textId="77777777" w:rsidR="00014408" w:rsidRPr="009E3D6A" w:rsidRDefault="00014408" w:rsidP="00247687">
            <w:pPr>
              <w:spacing w:line="360" w:lineRule="auto"/>
              <w:rPr>
                <w:color w:val="000000"/>
                <w:sz w:val="16"/>
                <w:szCs w:val="16"/>
              </w:rPr>
            </w:pPr>
          </w:p>
          <w:p w14:paraId="2699FDAF" w14:textId="77777777" w:rsidR="00014408" w:rsidRPr="009E3D6A" w:rsidRDefault="00014408" w:rsidP="00247687">
            <w:pPr>
              <w:spacing w:line="360" w:lineRule="auto"/>
              <w:rPr>
                <w:color w:val="000000"/>
                <w:sz w:val="16"/>
                <w:szCs w:val="16"/>
              </w:rPr>
            </w:pPr>
          </w:p>
        </w:tc>
        <w:tc>
          <w:tcPr>
            <w:tcW w:w="0" w:type="auto"/>
            <w:hideMark/>
          </w:tcPr>
          <w:p w14:paraId="7CA5FC43" w14:textId="77777777" w:rsidR="00014408" w:rsidRPr="009E3D6A" w:rsidRDefault="00014408" w:rsidP="00247687">
            <w:pPr>
              <w:spacing w:line="360" w:lineRule="auto"/>
              <w:rPr>
                <w:color w:val="000000"/>
                <w:sz w:val="16"/>
                <w:szCs w:val="16"/>
              </w:rPr>
            </w:pPr>
            <w:r w:rsidRPr="009E3D6A">
              <w:rPr>
                <w:color w:val="000000"/>
                <w:sz w:val="16"/>
                <w:szCs w:val="16"/>
              </w:rPr>
              <w:t>N/A</w:t>
            </w:r>
          </w:p>
        </w:tc>
        <w:tc>
          <w:tcPr>
            <w:tcW w:w="0" w:type="auto"/>
            <w:hideMark/>
          </w:tcPr>
          <w:p w14:paraId="06CB8071" w14:textId="77777777" w:rsidR="00014408" w:rsidRPr="009E3D6A" w:rsidRDefault="00014408" w:rsidP="00247687">
            <w:pPr>
              <w:spacing w:line="360" w:lineRule="auto"/>
              <w:rPr>
                <w:color w:val="000000"/>
                <w:sz w:val="16"/>
                <w:szCs w:val="16"/>
              </w:rPr>
            </w:pPr>
            <w:r w:rsidRPr="009E3D6A">
              <w:rPr>
                <w:color w:val="000000"/>
                <w:sz w:val="16"/>
                <w:szCs w:val="16"/>
              </w:rPr>
              <w:t xml:space="preserve">Springer </w:t>
            </w:r>
          </w:p>
        </w:tc>
        <w:tc>
          <w:tcPr>
            <w:tcW w:w="0" w:type="auto"/>
            <w:hideMark/>
          </w:tcPr>
          <w:p w14:paraId="480B2A52" w14:textId="77777777" w:rsidR="00014408" w:rsidRPr="009E3D6A" w:rsidRDefault="00014408" w:rsidP="00247687">
            <w:pPr>
              <w:spacing w:line="360" w:lineRule="auto"/>
              <w:rPr>
                <w:color w:val="000000"/>
                <w:sz w:val="16"/>
                <w:szCs w:val="16"/>
              </w:rPr>
            </w:pPr>
            <w:r w:rsidRPr="009E3D6A">
              <w:rPr>
                <w:color w:val="000000"/>
                <w:sz w:val="16"/>
                <w:szCs w:val="16"/>
              </w:rPr>
              <w:t xml:space="preserve">Hybrid Open Access </w:t>
            </w:r>
          </w:p>
        </w:tc>
      </w:tr>
      <w:tr w:rsidR="00014408" w:rsidRPr="009E3D6A" w14:paraId="28BC54A8" w14:textId="77777777" w:rsidTr="00745A2F">
        <w:trPr>
          <w:trHeight w:val="553"/>
        </w:trPr>
        <w:tc>
          <w:tcPr>
            <w:tcW w:w="0" w:type="auto"/>
            <w:hideMark/>
          </w:tcPr>
          <w:p w14:paraId="51645880"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Genetic Epidemiology </w:t>
            </w:r>
          </w:p>
        </w:tc>
        <w:tc>
          <w:tcPr>
            <w:tcW w:w="0" w:type="auto"/>
            <w:hideMark/>
          </w:tcPr>
          <w:p w14:paraId="11A3F567" w14:textId="77777777" w:rsidR="00014408" w:rsidRPr="009E3D6A" w:rsidRDefault="00014408" w:rsidP="00247687">
            <w:pPr>
              <w:spacing w:line="360" w:lineRule="auto"/>
              <w:jc w:val="right"/>
              <w:rPr>
                <w:color w:val="000000"/>
                <w:sz w:val="16"/>
                <w:szCs w:val="16"/>
              </w:rPr>
            </w:pPr>
            <w:r w:rsidRPr="009E3D6A">
              <w:rPr>
                <w:color w:val="000000"/>
                <w:sz w:val="16"/>
                <w:szCs w:val="16"/>
              </w:rPr>
              <w:t>1984</w:t>
            </w:r>
          </w:p>
        </w:tc>
        <w:tc>
          <w:tcPr>
            <w:tcW w:w="0" w:type="auto"/>
            <w:hideMark/>
          </w:tcPr>
          <w:p w14:paraId="5A0A2E28" w14:textId="77777777" w:rsidR="00014408" w:rsidRPr="009E3D6A" w:rsidRDefault="00014408" w:rsidP="00247687">
            <w:pPr>
              <w:spacing w:line="360" w:lineRule="auto"/>
              <w:jc w:val="right"/>
              <w:rPr>
                <w:color w:val="000000"/>
                <w:sz w:val="16"/>
                <w:szCs w:val="16"/>
              </w:rPr>
            </w:pPr>
            <w:r w:rsidRPr="009E3D6A">
              <w:rPr>
                <w:color w:val="000000"/>
                <w:sz w:val="16"/>
                <w:szCs w:val="16"/>
              </w:rPr>
              <w:t>1.7</w:t>
            </w:r>
          </w:p>
        </w:tc>
        <w:tc>
          <w:tcPr>
            <w:tcW w:w="0" w:type="auto"/>
            <w:hideMark/>
          </w:tcPr>
          <w:p w14:paraId="5399A825" w14:textId="77777777" w:rsidR="00014408" w:rsidRPr="009E3D6A" w:rsidRDefault="00014408" w:rsidP="00247687">
            <w:pPr>
              <w:spacing w:line="360" w:lineRule="auto"/>
              <w:rPr>
                <w:color w:val="000000"/>
                <w:sz w:val="16"/>
                <w:szCs w:val="16"/>
              </w:rPr>
            </w:pPr>
            <w:r w:rsidRPr="009E3D6A">
              <w:rPr>
                <w:color w:val="000000"/>
                <w:sz w:val="16"/>
                <w:szCs w:val="16"/>
              </w:rPr>
              <w:t xml:space="preserve">Monthly </w:t>
            </w:r>
          </w:p>
        </w:tc>
        <w:tc>
          <w:tcPr>
            <w:tcW w:w="0" w:type="auto"/>
            <w:hideMark/>
          </w:tcPr>
          <w:p w14:paraId="48D477B2" w14:textId="77777777" w:rsidR="00014408" w:rsidRPr="009E3D6A" w:rsidRDefault="00014408" w:rsidP="00247687">
            <w:pPr>
              <w:spacing w:line="360" w:lineRule="auto"/>
              <w:rPr>
                <w:color w:val="000000"/>
                <w:sz w:val="16"/>
                <w:szCs w:val="16"/>
              </w:rPr>
            </w:pPr>
            <w:r w:rsidRPr="009E3D6A">
              <w:rPr>
                <w:color w:val="000000"/>
                <w:sz w:val="16"/>
                <w:szCs w:val="16"/>
              </w:rPr>
              <w:t xml:space="preserve">Single Blind Peer Review </w:t>
            </w:r>
          </w:p>
          <w:p w14:paraId="1A00C2DB" w14:textId="77777777" w:rsidR="00014408" w:rsidRPr="009E3D6A" w:rsidRDefault="00014408" w:rsidP="00247687">
            <w:pPr>
              <w:spacing w:line="360" w:lineRule="auto"/>
              <w:rPr>
                <w:color w:val="000000"/>
                <w:sz w:val="16"/>
                <w:szCs w:val="16"/>
              </w:rPr>
            </w:pPr>
          </w:p>
        </w:tc>
        <w:tc>
          <w:tcPr>
            <w:tcW w:w="0" w:type="auto"/>
            <w:hideMark/>
          </w:tcPr>
          <w:p w14:paraId="2A400135" w14:textId="77777777" w:rsidR="00014408" w:rsidRPr="009E3D6A" w:rsidRDefault="00014408" w:rsidP="00247687">
            <w:pPr>
              <w:spacing w:line="360" w:lineRule="auto"/>
              <w:rPr>
                <w:color w:val="000000"/>
                <w:sz w:val="16"/>
                <w:szCs w:val="16"/>
              </w:rPr>
            </w:pPr>
            <w:r w:rsidRPr="009E3D6A">
              <w:rPr>
                <w:color w:val="000000"/>
                <w:sz w:val="16"/>
                <w:szCs w:val="16"/>
              </w:rPr>
              <w:t>International Genetic Epidemiology Society</w:t>
            </w:r>
          </w:p>
        </w:tc>
        <w:tc>
          <w:tcPr>
            <w:tcW w:w="0" w:type="auto"/>
            <w:hideMark/>
          </w:tcPr>
          <w:p w14:paraId="747B2A30" w14:textId="77777777" w:rsidR="00014408" w:rsidRPr="009E3D6A" w:rsidRDefault="00014408" w:rsidP="00247687">
            <w:pPr>
              <w:spacing w:line="360" w:lineRule="auto"/>
              <w:rPr>
                <w:color w:val="000000"/>
                <w:sz w:val="16"/>
                <w:szCs w:val="16"/>
              </w:rPr>
            </w:pPr>
            <w:r w:rsidRPr="009E3D6A">
              <w:rPr>
                <w:color w:val="000000"/>
                <w:sz w:val="16"/>
                <w:szCs w:val="16"/>
              </w:rPr>
              <w:t xml:space="preserve">Wiley </w:t>
            </w:r>
          </w:p>
        </w:tc>
        <w:tc>
          <w:tcPr>
            <w:tcW w:w="0" w:type="auto"/>
            <w:hideMark/>
          </w:tcPr>
          <w:p w14:paraId="340E6EC5" w14:textId="77777777" w:rsidR="00014408" w:rsidRPr="009E3D6A" w:rsidRDefault="00014408" w:rsidP="00247687">
            <w:pPr>
              <w:spacing w:line="360" w:lineRule="auto"/>
              <w:rPr>
                <w:color w:val="000000"/>
                <w:sz w:val="16"/>
                <w:szCs w:val="16"/>
              </w:rPr>
            </w:pPr>
            <w:r w:rsidRPr="009E3D6A">
              <w:rPr>
                <w:color w:val="000000"/>
                <w:sz w:val="16"/>
                <w:szCs w:val="16"/>
              </w:rPr>
              <w:t>Hybrid Open Access</w:t>
            </w:r>
          </w:p>
        </w:tc>
      </w:tr>
      <w:tr w:rsidR="00014408" w:rsidRPr="009E3D6A" w14:paraId="3DDFE476" w14:textId="77777777" w:rsidTr="00745A2F">
        <w:trPr>
          <w:trHeight w:val="406"/>
        </w:trPr>
        <w:tc>
          <w:tcPr>
            <w:tcW w:w="0" w:type="auto"/>
            <w:hideMark/>
          </w:tcPr>
          <w:p w14:paraId="5C0889BF" w14:textId="77777777" w:rsidR="00014408" w:rsidRPr="009E3D6A" w:rsidRDefault="00014408" w:rsidP="00247687">
            <w:pPr>
              <w:spacing w:line="360" w:lineRule="auto"/>
              <w:rPr>
                <w:i/>
                <w:iCs/>
                <w:color w:val="000000"/>
                <w:sz w:val="16"/>
                <w:szCs w:val="16"/>
              </w:rPr>
            </w:pPr>
            <w:r w:rsidRPr="009E3D6A">
              <w:rPr>
                <w:i/>
                <w:iCs/>
                <w:color w:val="000000"/>
                <w:sz w:val="16"/>
                <w:szCs w:val="16"/>
              </w:rPr>
              <w:t>Heredity</w:t>
            </w:r>
          </w:p>
        </w:tc>
        <w:tc>
          <w:tcPr>
            <w:tcW w:w="0" w:type="auto"/>
            <w:hideMark/>
          </w:tcPr>
          <w:p w14:paraId="4E99409F" w14:textId="77777777" w:rsidR="00014408" w:rsidRPr="009E3D6A" w:rsidRDefault="00014408" w:rsidP="00247687">
            <w:pPr>
              <w:spacing w:line="360" w:lineRule="auto"/>
              <w:jc w:val="right"/>
              <w:rPr>
                <w:color w:val="000000"/>
                <w:sz w:val="16"/>
                <w:szCs w:val="16"/>
              </w:rPr>
            </w:pPr>
            <w:r w:rsidRPr="009E3D6A">
              <w:rPr>
                <w:color w:val="000000"/>
                <w:sz w:val="16"/>
                <w:szCs w:val="16"/>
              </w:rPr>
              <w:t>1947</w:t>
            </w:r>
          </w:p>
        </w:tc>
        <w:tc>
          <w:tcPr>
            <w:tcW w:w="0" w:type="auto"/>
            <w:hideMark/>
          </w:tcPr>
          <w:p w14:paraId="6851049A" w14:textId="77777777" w:rsidR="00014408" w:rsidRPr="009E3D6A" w:rsidRDefault="00014408" w:rsidP="00247687">
            <w:pPr>
              <w:spacing w:line="360" w:lineRule="auto"/>
              <w:jc w:val="right"/>
              <w:rPr>
                <w:color w:val="000000"/>
                <w:sz w:val="16"/>
                <w:szCs w:val="16"/>
              </w:rPr>
            </w:pPr>
            <w:r w:rsidRPr="009E3D6A">
              <w:rPr>
                <w:color w:val="000000"/>
                <w:sz w:val="16"/>
                <w:szCs w:val="16"/>
              </w:rPr>
              <w:t>3.1</w:t>
            </w:r>
          </w:p>
        </w:tc>
        <w:tc>
          <w:tcPr>
            <w:tcW w:w="0" w:type="auto"/>
            <w:hideMark/>
          </w:tcPr>
          <w:p w14:paraId="072A76EB" w14:textId="77777777" w:rsidR="00014408" w:rsidRPr="009E3D6A" w:rsidRDefault="00014408" w:rsidP="00247687">
            <w:pPr>
              <w:spacing w:line="360" w:lineRule="auto"/>
              <w:rPr>
                <w:color w:val="000000"/>
                <w:sz w:val="16"/>
                <w:szCs w:val="16"/>
              </w:rPr>
            </w:pPr>
            <w:r w:rsidRPr="009E3D6A">
              <w:rPr>
                <w:color w:val="000000"/>
                <w:sz w:val="16"/>
                <w:szCs w:val="16"/>
              </w:rPr>
              <w:t xml:space="preserve">Monthly </w:t>
            </w:r>
          </w:p>
        </w:tc>
        <w:tc>
          <w:tcPr>
            <w:tcW w:w="0" w:type="auto"/>
            <w:hideMark/>
          </w:tcPr>
          <w:p w14:paraId="0320C93A" w14:textId="77777777" w:rsidR="00014408" w:rsidRPr="009E3D6A" w:rsidRDefault="00014408" w:rsidP="00247687">
            <w:pPr>
              <w:spacing w:line="360" w:lineRule="auto"/>
              <w:rPr>
                <w:color w:val="000000"/>
                <w:sz w:val="16"/>
                <w:szCs w:val="16"/>
              </w:rPr>
            </w:pPr>
            <w:r w:rsidRPr="009E3D6A">
              <w:rPr>
                <w:color w:val="000000"/>
                <w:sz w:val="16"/>
                <w:szCs w:val="16"/>
              </w:rPr>
              <w:t xml:space="preserve">Double Blind </w:t>
            </w:r>
            <w:r w:rsidRPr="009E3D6A">
              <w:rPr>
                <w:color w:val="000000"/>
                <w:sz w:val="16"/>
                <w:szCs w:val="16"/>
              </w:rPr>
              <w:lastRenderedPageBreak/>
              <w:t xml:space="preserve">Peer Review </w:t>
            </w:r>
          </w:p>
          <w:p w14:paraId="1BD45DDC" w14:textId="77777777" w:rsidR="00014408" w:rsidRPr="009E3D6A" w:rsidRDefault="00014408" w:rsidP="00247687">
            <w:pPr>
              <w:spacing w:line="360" w:lineRule="auto"/>
              <w:rPr>
                <w:color w:val="000000"/>
                <w:sz w:val="16"/>
                <w:szCs w:val="16"/>
              </w:rPr>
            </w:pPr>
          </w:p>
          <w:p w14:paraId="3D2185B5" w14:textId="77777777" w:rsidR="00014408" w:rsidRPr="009E3D6A" w:rsidRDefault="00014408" w:rsidP="00247687">
            <w:pPr>
              <w:spacing w:line="360" w:lineRule="auto"/>
              <w:rPr>
                <w:color w:val="000000"/>
                <w:sz w:val="16"/>
                <w:szCs w:val="16"/>
              </w:rPr>
            </w:pPr>
          </w:p>
        </w:tc>
        <w:tc>
          <w:tcPr>
            <w:tcW w:w="0" w:type="auto"/>
            <w:hideMark/>
          </w:tcPr>
          <w:p w14:paraId="4A1357DB" w14:textId="77777777" w:rsidR="00014408" w:rsidRPr="009E3D6A" w:rsidRDefault="00014408" w:rsidP="00247687">
            <w:pPr>
              <w:spacing w:line="360" w:lineRule="auto"/>
              <w:rPr>
                <w:color w:val="000000"/>
                <w:sz w:val="16"/>
                <w:szCs w:val="16"/>
              </w:rPr>
            </w:pPr>
            <w:r w:rsidRPr="009E3D6A">
              <w:rPr>
                <w:color w:val="000000"/>
                <w:sz w:val="16"/>
                <w:szCs w:val="16"/>
              </w:rPr>
              <w:lastRenderedPageBreak/>
              <w:t xml:space="preserve">The Genetics Society </w:t>
            </w:r>
          </w:p>
        </w:tc>
        <w:tc>
          <w:tcPr>
            <w:tcW w:w="0" w:type="auto"/>
            <w:hideMark/>
          </w:tcPr>
          <w:p w14:paraId="631E4400" w14:textId="77777777" w:rsidR="00014408" w:rsidRPr="009E3D6A" w:rsidRDefault="00014408" w:rsidP="00247687">
            <w:pPr>
              <w:spacing w:line="360" w:lineRule="auto"/>
              <w:rPr>
                <w:color w:val="000000"/>
                <w:sz w:val="16"/>
                <w:szCs w:val="16"/>
              </w:rPr>
            </w:pPr>
            <w:r w:rsidRPr="009E3D6A">
              <w:rPr>
                <w:color w:val="000000"/>
                <w:sz w:val="16"/>
                <w:szCs w:val="16"/>
              </w:rPr>
              <w:t>Nature Portfolio</w:t>
            </w:r>
          </w:p>
        </w:tc>
        <w:tc>
          <w:tcPr>
            <w:tcW w:w="0" w:type="auto"/>
            <w:hideMark/>
          </w:tcPr>
          <w:p w14:paraId="1B238CDE" w14:textId="77777777" w:rsidR="00014408" w:rsidRPr="009E3D6A" w:rsidRDefault="00014408" w:rsidP="00247687">
            <w:pPr>
              <w:spacing w:line="360" w:lineRule="auto"/>
              <w:rPr>
                <w:color w:val="000000"/>
                <w:sz w:val="16"/>
                <w:szCs w:val="16"/>
              </w:rPr>
            </w:pPr>
            <w:r w:rsidRPr="009E3D6A">
              <w:rPr>
                <w:color w:val="000000"/>
                <w:sz w:val="16"/>
                <w:szCs w:val="16"/>
              </w:rPr>
              <w:t>Transformative Journal</w:t>
            </w:r>
          </w:p>
        </w:tc>
      </w:tr>
      <w:tr w:rsidR="00014408" w:rsidRPr="009E3D6A" w14:paraId="3C38CC8E" w14:textId="77777777" w:rsidTr="00745A2F">
        <w:trPr>
          <w:trHeight w:val="406"/>
        </w:trPr>
        <w:tc>
          <w:tcPr>
            <w:tcW w:w="0" w:type="auto"/>
            <w:hideMark/>
          </w:tcPr>
          <w:p w14:paraId="514C451A"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Human Genetics </w:t>
            </w:r>
          </w:p>
          <w:p w14:paraId="7603E629" w14:textId="77777777" w:rsidR="00014408" w:rsidRPr="009E3D6A" w:rsidRDefault="00014408" w:rsidP="00247687">
            <w:pPr>
              <w:spacing w:line="360" w:lineRule="auto"/>
              <w:rPr>
                <w:i/>
                <w:iCs/>
                <w:color w:val="000000"/>
                <w:sz w:val="16"/>
                <w:szCs w:val="16"/>
              </w:rPr>
            </w:pPr>
          </w:p>
        </w:tc>
        <w:tc>
          <w:tcPr>
            <w:tcW w:w="0" w:type="auto"/>
            <w:hideMark/>
          </w:tcPr>
          <w:p w14:paraId="0EA1AC6E" w14:textId="77777777" w:rsidR="00014408" w:rsidRPr="009E3D6A" w:rsidRDefault="00014408" w:rsidP="00247687">
            <w:pPr>
              <w:spacing w:line="360" w:lineRule="auto"/>
              <w:jc w:val="right"/>
              <w:rPr>
                <w:color w:val="000000"/>
                <w:sz w:val="16"/>
                <w:szCs w:val="16"/>
              </w:rPr>
            </w:pPr>
            <w:r w:rsidRPr="009E3D6A">
              <w:rPr>
                <w:color w:val="000000"/>
                <w:sz w:val="16"/>
                <w:szCs w:val="16"/>
              </w:rPr>
              <w:t>1964</w:t>
            </w:r>
          </w:p>
        </w:tc>
        <w:tc>
          <w:tcPr>
            <w:tcW w:w="0" w:type="auto"/>
            <w:hideMark/>
          </w:tcPr>
          <w:p w14:paraId="6B60C343" w14:textId="77777777" w:rsidR="00014408" w:rsidRPr="009E3D6A" w:rsidRDefault="00014408" w:rsidP="00247687">
            <w:pPr>
              <w:spacing w:line="360" w:lineRule="auto"/>
              <w:jc w:val="right"/>
              <w:rPr>
                <w:color w:val="000000"/>
                <w:sz w:val="16"/>
                <w:szCs w:val="16"/>
              </w:rPr>
            </w:pPr>
            <w:r w:rsidRPr="009E3D6A">
              <w:rPr>
                <w:color w:val="000000"/>
                <w:sz w:val="16"/>
                <w:szCs w:val="16"/>
              </w:rPr>
              <w:t>3.8</w:t>
            </w:r>
          </w:p>
        </w:tc>
        <w:tc>
          <w:tcPr>
            <w:tcW w:w="0" w:type="auto"/>
            <w:hideMark/>
          </w:tcPr>
          <w:p w14:paraId="7A2FD03B" w14:textId="77777777" w:rsidR="00014408" w:rsidRPr="009E3D6A" w:rsidRDefault="00014408" w:rsidP="00247687">
            <w:pPr>
              <w:spacing w:line="360" w:lineRule="auto"/>
              <w:rPr>
                <w:color w:val="000000"/>
                <w:sz w:val="16"/>
                <w:szCs w:val="16"/>
              </w:rPr>
            </w:pPr>
            <w:r w:rsidRPr="009E3D6A">
              <w:rPr>
                <w:color w:val="000000"/>
                <w:sz w:val="16"/>
                <w:szCs w:val="16"/>
              </w:rPr>
              <w:t xml:space="preserve">Biweekly </w:t>
            </w:r>
          </w:p>
        </w:tc>
        <w:tc>
          <w:tcPr>
            <w:tcW w:w="0" w:type="auto"/>
            <w:hideMark/>
          </w:tcPr>
          <w:p w14:paraId="1754610C" w14:textId="77777777" w:rsidR="00014408" w:rsidRPr="009E3D6A" w:rsidRDefault="00014408" w:rsidP="00247687">
            <w:pPr>
              <w:spacing w:line="360" w:lineRule="auto"/>
              <w:rPr>
                <w:color w:val="000000"/>
                <w:sz w:val="16"/>
                <w:szCs w:val="16"/>
              </w:rPr>
            </w:pPr>
            <w:r w:rsidRPr="009E3D6A">
              <w:rPr>
                <w:color w:val="000000"/>
                <w:sz w:val="16"/>
                <w:szCs w:val="16"/>
              </w:rPr>
              <w:t xml:space="preserve">Single Blind Peer Review </w:t>
            </w:r>
          </w:p>
          <w:p w14:paraId="1B1BB558" w14:textId="77777777" w:rsidR="00014408" w:rsidRPr="009E3D6A" w:rsidRDefault="00014408" w:rsidP="00247687">
            <w:pPr>
              <w:spacing w:line="360" w:lineRule="auto"/>
              <w:rPr>
                <w:color w:val="000000"/>
                <w:sz w:val="16"/>
                <w:szCs w:val="16"/>
              </w:rPr>
            </w:pPr>
          </w:p>
          <w:p w14:paraId="1108BC5A" w14:textId="77777777" w:rsidR="00014408" w:rsidRPr="009E3D6A" w:rsidRDefault="00014408" w:rsidP="00247687">
            <w:pPr>
              <w:spacing w:line="360" w:lineRule="auto"/>
              <w:rPr>
                <w:color w:val="000000"/>
                <w:sz w:val="16"/>
                <w:szCs w:val="16"/>
              </w:rPr>
            </w:pPr>
          </w:p>
        </w:tc>
        <w:tc>
          <w:tcPr>
            <w:tcW w:w="0" w:type="auto"/>
            <w:hideMark/>
          </w:tcPr>
          <w:p w14:paraId="172E71D5" w14:textId="77777777" w:rsidR="00014408" w:rsidRPr="009E3D6A" w:rsidRDefault="00014408" w:rsidP="00247687">
            <w:pPr>
              <w:spacing w:line="360" w:lineRule="auto"/>
              <w:rPr>
                <w:color w:val="000000"/>
                <w:sz w:val="16"/>
                <w:szCs w:val="16"/>
              </w:rPr>
            </w:pPr>
            <w:r w:rsidRPr="009E3D6A">
              <w:rPr>
                <w:color w:val="000000"/>
                <w:sz w:val="16"/>
                <w:szCs w:val="16"/>
              </w:rPr>
              <w:t>N/A</w:t>
            </w:r>
          </w:p>
        </w:tc>
        <w:tc>
          <w:tcPr>
            <w:tcW w:w="0" w:type="auto"/>
            <w:hideMark/>
          </w:tcPr>
          <w:p w14:paraId="6BD1C780" w14:textId="77777777" w:rsidR="00014408" w:rsidRPr="009E3D6A" w:rsidRDefault="00014408" w:rsidP="00247687">
            <w:pPr>
              <w:spacing w:line="360" w:lineRule="auto"/>
              <w:rPr>
                <w:color w:val="000000"/>
                <w:sz w:val="16"/>
                <w:szCs w:val="16"/>
              </w:rPr>
            </w:pPr>
            <w:r w:rsidRPr="009E3D6A">
              <w:rPr>
                <w:color w:val="000000"/>
                <w:sz w:val="16"/>
                <w:szCs w:val="16"/>
              </w:rPr>
              <w:t xml:space="preserve">Springer </w:t>
            </w:r>
          </w:p>
        </w:tc>
        <w:tc>
          <w:tcPr>
            <w:tcW w:w="0" w:type="auto"/>
            <w:hideMark/>
          </w:tcPr>
          <w:p w14:paraId="69DF7282" w14:textId="77777777" w:rsidR="00014408" w:rsidRPr="009E3D6A" w:rsidRDefault="00014408" w:rsidP="00247687">
            <w:pPr>
              <w:spacing w:line="360" w:lineRule="auto"/>
              <w:rPr>
                <w:color w:val="000000"/>
                <w:sz w:val="16"/>
                <w:szCs w:val="16"/>
              </w:rPr>
            </w:pPr>
            <w:r w:rsidRPr="009E3D6A">
              <w:rPr>
                <w:color w:val="000000"/>
                <w:sz w:val="16"/>
                <w:szCs w:val="16"/>
              </w:rPr>
              <w:t>Hybrid Open Access</w:t>
            </w:r>
          </w:p>
        </w:tc>
      </w:tr>
      <w:tr w:rsidR="00014408" w:rsidRPr="009E3D6A" w14:paraId="030D8D82" w14:textId="77777777" w:rsidTr="00745A2F">
        <w:trPr>
          <w:trHeight w:val="406"/>
        </w:trPr>
        <w:tc>
          <w:tcPr>
            <w:tcW w:w="0" w:type="auto"/>
            <w:hideMark/>
          </w:tcPr>
          <w:p w14:paraId="6A0C2991"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Human Genomics </w:t>
            </w:r>
          </w:p>
        </w:tc>
        <w:tc>
          <w:tcPr>
            <w:tcW w:w="0" w:type="auto"/>
            <w:hideMark/>
          </w:tcPr>
          <w:p w14:paraId="6FA3928A" w14:textId="77777777" w:rsidR="00014408" w:rsidRPr="009E3D6A" w:rsidRDefault="00014408" w:rsidP="00247687">
            <w:pPr>
              <w:spacing w:line="360" w:lineRule="auto"/>
              <w:jc w:val="right"/>
              <w:rPr>
                <w:color w:val="000000"/>
                <w:sz w:val="16"/>
                <w:szCs w:val="16"/>
              </w:rPr>
            </w:pPr>
            <w:r w:rsidRPr="009E3D6A">
              <w:rPr>
                <w:color w:val="000000"/>
                <w:sz w:val="16"/>
                <w:szCs w:val="16"/>
              </w:rPr>
              <w:t>2009</w:t>
            </w:r>
          </w:p>
        </w:tc>
        <w:tc>
          <w:tcPr>
            <w:tcW w:w="0" w:type="auto"/>
            <w:hideMark/>
          </w:tcPr>
          <w:p w14:paraId="7139A36D" w14:textId="77777777" w:rsidR="00014408" w:rsidRPr="009E3D6A" w:rsidRDefault="00014408" w:rsidP="00247687">
            <w:pPr>
              <w:spacing w:line="360" w:lineRule="auto"/>
              <w:jc w:val="right"/>
              <w:rPr>
                <w:color w:val="000000"/>
                <w:sz w:val="16"/>
                <w:szCs w:val="16"/>
              </w:rPr>
            </w:pPr>
            <w:r w:rsidRPr="009E3D6A">
              <w:rPr>
                <w:color w:val="000000"/>
                <w:sz w:val="16"/>
                <w:szCs w:val="16"/>
              </w:rPr>
              <w:t>3.8</w:t>
            </w:r>
          </w:p>
        </w:tc>
        <w:tc>
          <w:tcPr>
            <w:tcW w:w="0" w:type="auto"/>
            <w:hideMark/>
          </w:tcPr>
          <w:p w14:paraId="4B3F90FF" w14:textId="77777777" w:rsidR="00014408" w:rsidRPr="009E3D6A" w:rsidRDefault="00014408" w:rsidP="00247687">
            <w:pPr>
              <w:spacing w:line="360" w:lineRule="auto"/>
              <w:rPr>
                <w:color w:val="000000"/>
                <w:sz w:val="16"/>
                <w:szCs w:val="16"/>
              </w:rPr>
            </w:pPr>
            <w:r w:rsidRPr="009E3D6A">
              <w:rPr>
                <w:color w:val="000000"/>
                <w:sz w:val="16"/>
                <w:szCs w:val="16"/>
              </w:rPr>
              <w:t xml:space="preserve">Quarterly </w:t>
            </w:r>
          </w:p>
        </w:tc>
        <w:tc>
          <w:tcPr>
            <w:tcW w:w="0" w:type="auto"/>
            <w:hideMark/>
          </w:tcPr>
          <w:p w14:paraId="60AA5EFA" w14:textId="77777777" w:rsidR="00014408" w:rsidRPr="009E3D6A" w:rsidRDefault="00014408" w:rsidP="00247687">
            <w:pPr>
              <w:spacing w:line="360" w:lineRule="auto"/>
              <w:rPr>
                <w:color w:val="000000"/>
                <w:sz w:val="16"/>
                <w:szCs w:val="16"/>
              </w:rPr>
            </w:pPr>
            <w:r w:rsidRPr="009E3D6A">
              <w:rPr>
                <w:color w:val="000000"/>
                <w:sz w:val="16"/>
                <w:szCs w:val="16"/>
              </w:rPr>
              <w:t>Double Blind Peer Review</w:t>
            </w:r>
          </w:p>
          <w:p w14:paraId="030A7C95" w14:textId="77777777" w:rsidR="00014408" w:rsidRPr="009E3D6A" w:rsidRDefault="00014408" w:rsidP="00247687">
            <w:pPr>
              <w:spacing w:line="360" w:lineRule="auto"/>
              <w:rPr>
                <w:color w:val="000000"/>
                <w:sz w:val="16"/>
                <w:szCs w:val="16"/>
              </w:rPr>
            </w:pPr>
            <w:r w:rsidRPr="009E3D6A">
              <w:rPr>
                <w:color w:val="000000"/>
                <w:sz w:val="16"/>
                <w:szCs w:val="16"/>
              </w:rPr>
              <w:t xml:space="preserve"> </w:t>
            </w:r>
          </w:p>
          <w:p w14:paraId="445A18DA" w14:textId="77777777" w:rsidR="00014408" w:rsidRPr="009E3D6A" w:rsidRDefault="00014408" w:rsidP="00247687">
            <w:pPr>
              <w:spacing w:line="360" w:lineRule="auto"/>
              <w:rPr>
                <w:color w:val="000000"/>
                <w:sz w:val="16"/>
                <w:szCs w:val="16"/>
              </w:rPr>
            </w:pPr>
          </w:p>
        </w:tc>
        <w:tc>
          <w:tcPr>
            <w:tcW w:w="0" w:type="auto"/>
            <w:hideMark/>
          </w:tcPr>
          <w:p w14:paraId="4F7829EE" w14:textId="77777777" w:rsidR="00014408" w:rsidRPr="009E3D6A" w:rsidRDefault="00014408" w:rsidP="00247687">
            <w:pPr>
              <w:spacing w:line="360" w:lineRule="auto"/>
              <w:rPr>
                <w:color w:val="000000"/>
                <w:sz w:val="16"/>
                <w:szCs w:val="16"/>
              </w:rPr>
            </w:pPr>
            <w:r w:rsidRPr="009E3D6A">
              <w:rPr>
                <w:color w:val="000000"/>
                <w:sz w:val="16"/>
                <w:szCs w:val="16"/>
              </w:rPr>
              <w:t>N/A</w:t>
            </w:r>
          </w:p>
        </w:tc>
        <w:tc>
          <w:tcPr>
            <w:tcW w:w="0" w:type="auto"/>
            <w:hideMark/>
          </w:tcPr>
          <w:p w14:paraId="4FED6BEC" w14:textId="77777777" w:rsidR="00014408" w:rsidRPr="009E3D6A" w:rsidRDefault="00014408" w:rsidP="00247687">
            <w:pPr>
              <w:spacing w:line="360" w:lineRule="auto"/>
              <w:rPr>
                <w:color w:val="000000"/>
                <w:sz w:val="16"/>
                <w:szCs w:val="16"/>
              </w:rPr>
            </w:pPr>
            <w:r w:rsidRPr="009E3D6A">
              <w:rPr>
                <w:color w:val="000000"/>
                <w:sz w:val="16"/>
                <w:szCs w:val="16"/>
              </w:rPr>
              <w:t xml:space="preserve">Springer </w:t>
            </w:r>
          </w:p>
        </w:tc>
        <w:tc>
          <w:tcPr>
            <w:tcW w:w="0" w:type="auto"/>
            <w:hideMark/>
          </w:tcPr>
          <w:p w14:paraId="62521C1E" w14:textId="77777777" w:rsidR="00014408" w:rsidRPr="009E3D6A" w:rsidRDefault="00014408" w:rsidP="00247687">
            <w:pPr>
              <w:spacing w:line="360" w:lineRule="auto"/>
              <w:rPr>
                <w:color w:val="000000"/>
                <w:sz w:val="16"/>
                <w:szCs w:val="16"/>
              </w:rPr>
            </w:pPr>
            <w:r w:rsidRPr="009E3D6A">
              <w:rPr>
                <w:color w:val="000000"/>
                <w:sz w:val="16"/>
                <w:szCs w:val="16"/>
              </w:rPr>
              <w:t>Open Access</w:t>
            </w:r>
          </w:p>
        </w:tc>
      </w:tr>
      <w:tr w:rsidR="00014408" w:rsidRPr="009E3D6A" w14:paraId="4BAA3078" w14:textId="77777777" w:rsidTr="00745A2F">
        <w:trPr>
          <w:trHeight w:val="613"/>
        </w:trPr>
        <w:tc>
          <w:tcPr>
            <w:tcW w:w="0" w:type="auto"/>
            <w:hideMark/>
          </w:tcPr>
          <w:p w14:paraId="39FA6934"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Journal of Community Genetics </w:t>
            </w:r>
          </w:p>
        </w:tc>
        <w:tc>
          <w:tcPr>
            <w:tcW w:w="0" w:type="auto"/>
            <w:hideMark/>
          </w:tcPr>
          <w:p w14:paraId="56A2B37A" w14:textId="77777777" w:rsidR="00014408" w:rsidRPr="009E3D6A" w:rsidRDefault="00014408" w:rsidP="00247687">
            <w:pPr>
              <w:spacing w:line="360" w:lineRule="auto"/>
              <w:jc w:val="right"/>
              <w:rPr>
                <w:color w:val="000000"/>
                <w:sz w:val="16"/>
                <w:szCs w:val="16"/>
              </w:rPr>
            </w:pPr>
            <w:r w:rsidRPr="009E3D6A">
              <w:rPr>
                <w:color w:val="000000"/>
                <w:sz w:val="16"/>
                <w:szCs w:val="16"/>
              </w:rPr>
              <w:t>2010</w:t>
            </w:r>
          </w:p>
        </w:tc>
        <w:tc>
          <w:tcPr>
            <w:tcW w:w="0" w:type="auto"/>
            <w:hideMark/>
          </w:tcPr>
          <w:p w14:paraId="3ACC3A05" w14:textId="77777777" w:rsidR="00014408" w:rsidRPr="009E3D6A" w:rsidRDefault="00014408" w:rsidP="00247687">
            <w:pPr>
              <w:spacing w:line="360" w:lineRule="auto"/>
              <w:jc w:val="right"/>
              <w:rPr>
                <w:color w:val="000000"/>
                <w:sz w:val="16"/>
                <w:szCs w:val="16"/>
              </w:rPr>
            </w:pPr>
            <w:r w:rsidRPr="009E3D6A">
              <w:rPr>
                <w:color w:val="000000"/>
                <w:sz w:val="16"/>
                <w:szCs w:val="16"/>
              </w:rPr>
              <w:t>1.5</w:t>
            </w:r>
          </w:p>
        </w:tc>
        <w:tc>
          <w:tcPr>
            <w:tcW w:w="0" w:type="auto"/>
            <w:hideMark/>
          </w:tcPr>
          <w:p w14:paraId="47DA9E78" w14:textId="77777777" w:rsidR="00014408" w:rsidRPr="009E3D6A" w:rsidRDefault="00014408" w:rsidP="00247687">
            <w:pPr>
              <w:spacing w:line="360" w:lineRule="auto"/>
              <w:rPr>
                <w:color w:val="000000"/>
                <w:sz w:val="16"/>
                <w:szCs w:val="16"/>
              </w:rPr>
            </w:pPr>
            <w:r w:rsidRPr="009E3D6A">
              <w:rPr>
                <w:color w:val="000000"/>
                <w:sz w:val="16"/>
                <w:szCs w:val="16"/>
              </w:rPr>
              <w:t xml:space="preserve">Bimonthly </w:t>
            </w:r>
          </w:p>
        </w:tc>
        <w:tc>
          <w:tcPr>
            <w:tcW w:w="0" w:type="auto"/>
            <w:hideMark/>
          </w:tcPr>
          <w:p w14:paraId="28FE3477" w14:textId="77777777" w:rsidR="00014408" w:rsidRPr="009E3D6A" w:rsidRDefault="00014408" w:rsidP="00247687">
            <w:pPr>
              <w:spacing w:line="360" w:lineRule="auto"/>
              <w:rPr>
                <w:color w:val="000000"/>
                <w:sz w:val="16"/>
                <w:szCs w:val="16"/>
              </w:rPr>
            </w:pPr>
            <w:r w:rsidRPr="009E3D6A">
              <w:rPr>
                <w:color w:val="000000"/>
                <w:sz w:val="16"/>
                <w:szCs w:val="16"/>
              </w:rPr>
              <w:t xml:space="preserve">Double Blind Peer Review </w:t>
            </w:r>
          </w:p>
          <w:p w14:paraId="3B2F8F06" w14:textId="77777777" w:rsidR="00014408" w:rsidRPr="009E3D6A" w:rsidRDefault="00014408" w:rsidP="00247687">
            <w:pPr>
              <w:spacing w:line="360" w:lineRule="auto"/>
              <w:rPr>
                <w:color w:val="000000"/>
                <w:sz w:val="16"/>
                <w:szCs w:val="16"/>
              </w:rPr>
            </w:pPr>
          </w:p>
        </w:tc>
        <w:tc>
          <w:tcPr>
            <w:tcW w:w="0" w:type="auto"/>
            <w:hideMark/>
          </w:tcPr>
          <w:p w14:paraId="2A8EB232" w14:textId="77777777" w:rsidR="00014408" w:rsidRPr="009E3D6A" w:rsidRDefault="00014408" w:rsidP="00247687">
            <w:pPr>
              <w:spacing w:line="360" w:lineRule="auto"/>
              <w:rPr>
                <w:color w:val="000000"/>
                <w:sz w:val="16"/>
                <w:szCs w:val="16"/>
              </w:rPr>
            </w:pPr>
            <w:r w:rsidRPr="009E3D6A">
              <w:rPr>
                <w:color w:val="000000"/>
                <w:sz w:val="16"/>
                <w:szCs w:val="16"/>
              </w:rPr>
              <w:t>International Society of Community Genetics and Genomics</w:t>
            </w:r>
          </w:p>
        </w:tc>
        <w:tc>
          <w:tcPr>
            <w:tcW w:w="0" w:type="auto"/>
            <w:hideMark/>
          </w:tcPr>
          <w:p w14:paraId="3F56F9E9" w14:textId="77777777" w:rsidR="00014408" w:rsidRPr="009E3D6A" w:rsidRDefault="00014408" w:rsidP="00247687">
            <w:pPr>
              <w:spacing w:line="360" w:lineRule="auto"/>
              <w:rPr>
                <w:color w:val="000000"/>
                <w:sz w:val="16"/>
                <w:szCs w:val="16"/>
              </w:rPr>
            </w:pPr>
            <w:r w:rsidRPr="009E3D6A">
              <w:rPr>
                <w:color w:val="000000"/>
                <w:sz w:val="16"/>
                <w:szCs w:val="16"/>
              </w:rPr>
              <w:t xml:space="preserve">Springer </w:t>
            </w:r>
          </w:p>
        </w:tc>
        <w:tc>
          <w:tcPr>
            <w:tcW w:w="0" w:type="auto"/>
            <w:hideMark/>
          </w:tcPr>
          <w:p w14:paraId="06BE4002" w14:textId="77777777" w:rsidR="00014408" w:rsidRPr="009E3D6A" w:rsidRDefault="00014408" w:rsidP="00247687">
            <w:pPr>
              <w:spacing w:line="360" w:lineRule="auto"/>
              <w:rPr>
                <w:color w:val="000000"/>
                <w:sz w:val="16"/>
                <w:szCs w:val="16"/>
              </w:rPr>
            </w:pPr>
            <w:r w:rsidRPr="009E3D6A">
              <w:rPr>
                <w:color w:val="000000"/>
                <w:sz w:val="16"/>
                <w:szCs w:val="16"/>
              </w:rPr>
              <w:t xml:space="preserve">Hybrid Open Access </w:t>
            </w:r>
          </w:p>
        </w:tc>
      </w:tr>
      <w:tr w:rsidR="00014408" w:rsidRPr="009E3D6A" w14:paraId="72311326" w14:textId="77777777" w:rsidTr="00745A2F">
        <w:trPr>
          <w:trHeight w:val="693"/>
        </w:trPr>
        <w:tc>
          <w:tcPr>
            <w:tcW w:w="0" w:type="auto"/>
            <w:tcBorders>
              <w:bottom w:val="single" w:sz="4" w:space="0" w:color="auto"/>
            </w:tcBorders>
            <w:hideMark/>
          </w:tcPr>
          <w:p w14:paraId="5B1237B8" w14:textId="77777777" w:rsidR="00014408" w:rsidRPr="009E3D6A" w:rsidRDefault="00014408" w:rsidP="00247687">
            <w:pPr>
              <w:spacing w:line="360" w:lineRule="auto"/>
              <w:rPr>
                <w:i/>
                <w:iCs/>
                <w:color w:val="000000"/>
                <w:sz w:val="16"/>
                <w:szCs w:val="16"/>
              </w:rPr>
            </w:pPr>
            <w:r w:rsidRPr="009E3D6A">
              <w:rPr>
                <w:i/>
                <w:iCs/>
                <w:color w:val="000000"/>
                <w:sz w:val="16"/>
                <w:szCs w:val="16"/>
              </w:rPr>
              <w:t xml:space="preserve">Journal of Genetic Counselling </w:t>
            </w:r>
          </w:p>
        </w:tc>
        <w:tc>
          <w:tcPr>
            <w:tcW w:w="0" w:type="auto"/>
            <w:tcBorders>
              <w:bottom w:val="single" w:sz="4" w:space="0" w:color="auto"/>
            </w:tcBorders>
            <w:hideMark/>
          </w:tcPr>
          <w:p w14:paraId="64F07CA9" w14:textId="77777777" w:rsidR="00014408" w:rsidRPr="009E3D6A" w:rsidRDefault="00014408" w:rsidP="00247687">
            <w:pPr>
              <w:spacing w:line="360" w:lineRule="auto"/>
              <w:jc w:val="right"/>
              <w:rPr>
                <w:color w:val="000000"/>
                <w:sz w:val="16"/>
                <w:szCs w:val="16"/>
              </w:rPr>
            </w:pPr>
            <w:r w:rsidRPr="009E3D6A">
              <w:rPr>
                <w:color w:val="000000"/>
                <w:sz w:val="16"/>
                <w:szCs w:val="16"/>
              </w:rPr>
              <w:t>1992</w:t>
            </w:r>
          </w:p>
        </w:tc>
        <w:tc>
          <w:tcPr>
            <w:tcW w:w="0" w:type="auto"/>
            <w:tcBorders>
              <w:bottom w:val="single" w:sz="4" w:space="0" w:color="auto"/>
            </w:tcBorders>
            <w:hideMark/>
          </w:tcPr>
          <w:p w14:paraId="78EB5208" w14:textId="77777777" w:rsidR="00014408" w:rsidRPr="009E3D6A" w:rsidRDefault="00014408" w:rsidP="00247687">
            <w:pPr>
              <w:spacing w:line="360" w:lineRule="auto"/>
              <w:jc w:val="right"/>
              <w:rPr>
                <w:color w:val="000000"/>
                <w:sz w:val="16"/>
                <w:szCs w:val="16"/>
              </w:rPr>
            </w:pPr>
            <w:r w:rsidRPr="009E3D6A">
              <w:rPr>
                <w:color w:val="000000"/>
                <w:sz w:val="16"/>
                <w:szCs w:val="16"/>
              </w:rPr>
              <w:t>1.9</w:t>
            </w:r>
          </w:p>
        </w:tc>
        <w:tc>
          <w:tcPr>
            <w:tcW w:w="0" w:type="auto"/>
            <w:tcBorders>
              <w:bottom w:val="single" w:sz="4" w:space="0" w:color="auto"/>
            </w:tcBorders>
            <w:hideMark/>
          </w:tcPr>
          <w:p w14:paraId="76B6F9A9" w14:textId="77777777" w:rsidR="00014408" w:rsidRPr="009E3D6A" w:rsidRDefault="00014408" w:rsidP="00247687">
            <w:pPr>
              <w:spacing w:line="360" w:lineRule="auto"/>
              <w:rPr>
                <w:color w:val="000000"/>
                <w:sz w:val="16"/>
                <w:szCs w:val="16"/>
              </w:rPr>
            </w:pPr>
            <w:r w:rsidRPr="009E3D6A">
              <w:rPr>
                <w:color w:val="000000"/>
                <w:sz w:val="16"/>
                <w:szCs w:val="16"/>
              </w:rPr>
              <w:t>Bimonthly</w:t>
            </w:r>
          </w:p>
        </w:tc>
        <w:tc>
          <w:tcPr>
            <w:tcW w:w="0" w:type="auto"/>
            <w:tcBorders>
              <w:bottom w:val="single" w:sz="4" w:space="0" w:color="auto"/>
            </w:tcBorders>
            <w:hideMark/>
          </w:tcPr>
          <w:p w14:paraId="6494B2DE" w14:textId="77777777" w:rsidR="00014408" w:rsidRPr="009E3D6A" w:rsidRDefault="00014408" w:rsidP="00247687">
            <w:pPr>
              <w:spacing w:line="360" w:lineRule="auto"/>
              <w:rPr>
                <w:color w:val="000000"/>
                <w:sz w:val="16"/>
                <w:szCs w:val="16"/>
              </w:rPr>
            </w:pPr>
            <w:r w:rsidRPr="009E3D6A">
              <w:rPr>
                <w:color w:val="000000"/>
                <w:sz w:val="16"/>
                <w:szCs w:val="16"/>
              </w:rPr>
              <w:t xml:space="preserve">Double Blind Peer Review </w:t>
            </w:r>
          </w:p>
          <w:p w14:paraId="379ECCD6" w14:textId="77777777" w:rsidR="00014408" w:rsidRPr="009E3D6A" w:rsidRDefault="00014408" w:rsidP="00247687">
            <w:pPr>
              <w:spacing w:line="360" w:lineRule="auto"/>
              <w:rPr>
                <w:color w:val="000000"/>
                <w:sz w:val="16"/>
                <w:szCs w:val="16"/>
              </w:rPr>
            </w:pPr>
          </w:p>
        </w:tc>
        <w:tc>
          <w:tcPr>
            <w:tcW w:w="0" w:type="auto"/>
            <w:tcBorders>
              <w:bottom w:val="single" w:sz="4" w:space="0" w:color="auto"/>
            </w:tcBorders>
            <w:hideMark/>
          </w:tcPr>
          <w:p w14:paraId="6224ED94" w14:textId="77777777" w:rsidR="00014408" w:rsidRPr="009E3D6A" w:rsidRDefault="00014408" w:rsidP="00247687">
            <w:pPr>
              <w:spacing w:line="360" w:lineRule="auto"/>
              <w:rPr>
                <w:color w:val="000000"/>
                <w:sz w:val="16"/>
                <w:szCs w:val="16"/>
              </w:rPr>
            </w:pPr>
            <w:r w:rsidRPr="009E3D6A">
              <w:rPr>
                <w:color w:val="000000"/>
                <w:sz w:val="16"/>
                <w:szCs w:val="16"/>
              </w:rPr>
              <w:t>National Society of Genetic Counsellors (US)</w:t>
            </w:r>
          </w:p>
        </w:tc>
        <w:tc>
          <w:tcPr>
            <w:tcW w:w="0" w:type="auto"/>
            <w:tcBorders>
              <w:bottom w:val="single" w:sz="4" w:space="0" w:color="auto"/>
            </w:tcBorders>
            <w:hideMark/>
          </w:tcPr>
          <w:p w14:paraId="3DBB3DAD" w14:textId="77777777" w:rsidR="00014408" w:rsidRPr="009E3D6A" w:rsidRDefault="00014408" w:rsidP="00247687">
            <w:pPr>
              <w:spacing w:line="360" w:lineRule="auto"/>
              <w:rPr>
                <w:color w:val="000000"/>
                <w:sz w:val="16"/>
                <w:szCs w:val="16"/>
              </w:rPr>
            </w:pPr>
            <w:r w:rsidRPr="009E3D6A">
              <w:rPr>
                <w:color w:val="000000"/>
                <w:sz w:val="16"/>
                <w:szCs w:val="16"/>
              </w:rPr>
              <w:t xml:space="preserve">Human Sciences Press </w:t>
            </w:r>
          </w:p>
        </w:tc>
        <w:tc>
          <w:tcPr>
            <w:tcW w:w="0" w:type="auto"/>
            <w:tcBorders>
              <w:bottom w:val="single" w:sz="4" w:space="0" w:color="auto"/>
            </w:tcBorders>
            <w:hideMark/>
          </w:tcPr>
          <w:p w14:paraId="5339F9CD" w14:textId="77777777" w:rsidR="00014408" w:rsidRPr="009E3D6A" w:rsidRDefault="00014408" w:rsidP="00247687">
            <w:pPr>
              <w:spacing w:line="360" w:lineRule="auto"/>
              <w:rPr>
                <w:color w:val="000000"/>
                <w:sz w:val="16"/>
                <w:szCs w:val="16"/>
              </w:rPr>
            </w:pPr>
            <w:r w:rsidRPr="009E3D6A">
              <w:rPr>
                <w:color w:val="000000"/>
                <w:sz w:val="16"/>
                <w:szCs w:val="16"/>
              </w:rPr>
              <w:t xml:space="preserve">Hybrid Open Access </w:t>
            </w:r>
          </w:p>
        </w:tc>
      </w:tr>
    </w:tbl>
    <w:p w14:paraId="5FB8854D" w14:textId="77777777" w:rsidR="00014408" w:rsidRPr="009E3D6A" w:rsidRDefault="00014408" w:rsidP="00247687">
      <w:pPr>
        <w:spacing w:line="360" w:lineRule="auto"/>
      </w:pPr>
    </w:p>
    <w:p w14:paraId="44DEB569" w14:textId="77777777" w:rsidR="00014408" w:rsidRPr="009E3D6A" w:rsidRDefault="00014408" w:rsidP="00247687">
      <w:pPr>
        <w:spacing w:line="360" w:lineRule="auto"/>
      </w:pPr>
      <w:commentRangeStart w:id="240"/>
      <w:r w:rsidRPr="009E3D6A">
        <w:t xml:space="preserve">Note: This table includes the demographic characteristics of all journals in this study, including, name, journal launch date, publication frequency, peer review model, affiliations, publisher and access model. </w:t>
      </w:r>
      <w:commentRangeEnd w:id="240"/>
      <w:r w:rsidR="00041603">
        <w:rPr>
          <w:rStyle w:val="CommentReference"/>
        </w:rPr>
        <w:commentReference w:id="240"/>
      </w:r>
    </w:p>
    <w:p w14:paraId="2EE26033" w14:textId="77777777" w:rsidR="00014408" w:rsidRPr="009E3D6A" w:rsidRDefault="00014408" w:rsidP="00247687">
      <w:pPr>
        <w:spacing w:line="360" w:lineRule="auto"/>
      </w:pPr>
    </w:p>
    <w:p w14:paraId="3D916350" w14:textId="77777777" w:rsidR="00014408" w:rsidRPr="009E3D6A" w:rsidRDefault="00014408" w:rsidP="00247687">
      <w:pPr>
        <w:spacing w:line="360" w:lineRule="auto"/>
      </w:pPr>
    </w:p>
    <w:p w14:paraId="0D9BC54A" w14:textId="757D625D" w:rsidR="00014408" w:rsidRPr="00041603" w:rsidDel="00041603" w:rsidRDefault="00014408" w:rsidP="00247687">
      <w:pPr>
        <w:spacing w:line="360" w:lineRule="auto"/>
        <w:rPr>
          <w:del w:id="241" w:author="Georgina Schlub" w:date="2025-05-17T12:50:00Z" w16du:dateUtc="2025-05-17T02:50:00Z"/>
          <w:b/>
          <w:bCs/>
        </w:rPr>
      </w:pPr>
      <w:r w:rsidRPr="009E3D6A">
        <w:rPr>
          <w:b/>
          <w:bCs/>
        </w:rPr>
        <w:t>Table 2</w:t>
      </w:r>
      <w:ins w:id="242" w:author="Georgina Schlub" w:date="2025-05-17T12:50:00Z" w16du:dateUtc="2025-05-17T02:50:00Z">
        <w:r w:rsidR="00041603">
          <w:rPr>
            <w:i/>
            <w:iCs/>
          </w:rPr>
          <w:t xml:space="preserve">: </w:t>
        </w:r>
      </w:ins>
    </w:p>
    <w:p w14:paraId="2BEC5777" w14:textId="77777777" w:rsidR="00014408" w:rsidRPr="00041603" w:rsidDel="00041603" w:rsidRDefault="00014408" w:rsidP="00247687">
      <w:pPr>
        <w:spacing w:line="360" w:lineRule="auto"/>
        <w:rPr>
          <w:del w:id="243" w:author="Georgina Schlub" w:date="2025-05-17T12:50:00Z" w16du:dateUtc="2025-05-17T02:50:00Z"/>
          <w:b/>
          <w:bCs/>
          <w:rPrChange w:id="244" w:author="Georgina Schlub" w:date="2025-05-17T12:50:00Z" w16du:dateUtc="2025-05-17T02:50:00Z">
            <w:rPr>
              <w:del w:id="245" w:author="Georgina Schlub" w:date="2025-05-17T12:50:00Z" w16du:dateUtc="2025-05-17T02:50:00Z"/>
              <w:b/>
              <w:bCs/>
              <w:i/>
              <w:iCs/>
            </w:rPr>
          </w:rPrChange>
        </w:rPr>
      </w:pPr>
      <w:r w:rsidRPr="00041603">
        <w:rPr>
          <w:rPrChange w:id="246" w:author="Georgina Schlub" w:date="2025-05-17T12:50:00Z" w16du:dateUtc="2025-05-17T02:50:00Z">
            <w:rPr>
              <w:i/>
              <w:iCs/>
            </w:rPr>
          </w:rPrChange>
        </w:rPr>
        <w:t>Number of Articles Analysed per Journal and Availability of Abstracts</w:t>
      </w:r>
    </w:p>
    <w:p w14:paraId="24E430D2" w14:textId="77777777" w:rsidR="00014408" w:rsidRPr="009E3D6A" w:rsidRDefault="00014408" w:rsidP="00247687">
      <w:pPr>
        <w:spacing w:line="360" w:lineRule="auto"/>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47" w:author="Georgina Schlub" w:date="2025-05-17T12:51:00Z" w16du:dateUtc="2025-05-17T02:51:00Z">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177"/>
        <w:gridCol w:w="1390"/>
        <w:gridCol w:w="1688"/>
        <w:gridCol w:w="1845"/>
        <w:gridCol w:w="1114"/>
        <w:tblGridChange w:id="248">
          <w:tblGrid>
            <w:gridCol w:w="3177"/>
            <w:gridCol w:w="48"/>
            <w:gridCol w:w="1311"/>
            <w:gridCol w:w="31"/>
            <w:gridCol w:w="1670"/>
            <w:gridCol w:w="18"/>
            <w:gridCol w:w="1843"/>
            <w:gridCol w:w="2"/>
            <w:gridCol w:w="1114"/>
          </w:tblGrid>
        </w:tblGridChange>
      </w:tblGrid>
      <w:tr w:rsidR="00014408" w:rsidRPr="00041603" w14:paraId="0F55EFF4" w14:textId="77777777" w:rsidTr="00041603">
        <w:trPr>
          <w:trHeight w:val="818"/>
          <w:trPrChange w:id="249" w:author="Georgina Schlub" w:date="2025-05-17T12:51:00Z" w16du:dateUtc="2025-05-17T02:51:00Z">
            <w:trPr>
              <w:trHeight w:val="818"/>
            </w:trPr>
          </w:trPrChange>
        </w:trPr>
        <w:tc>
          <w:tcPr>
            <w:tcW w:w="3225" w:type="dxa"/>
            <w:tcBorders>
              <w:top w:val="single" w:sz="4" w:space="0" w:color="auto"/>
              <w:bottom w:val="single" w:sz="4" w:space="0" w:color="auto"/>
            </w:tcBorders>
            <w:tcPrChange w:id="250" w:author="Georgina Schlub" w:date="2025-05-17T12:51:00Z" w16du:dateUtc="2025-05-17T02:51:00Z">
              <w:tcPr>
                <w:tcW w:w="3225" w:type="dxa"/>
                <w:gridSpan w:val="2"/>
                <w:tcBorders>
                  <w:bottom w:val="single" w:sz="4" w:space="0" w:color="auto"/>
                </w:tcBorders>
              </w:tcPr>
            </w:tcPrChange>
          </w:tcPr>
          <w:p w14:paraId="6131B1CB" w14:textId="77777777" w:rsidR="00014408" w:rsidRPr="00041603" w:rsidRDefault="00014408" w:rsidP="00247687">
            <w:pPr>
              <w:spacing w:line="360" w:lineRule="auto"/>
              <w:jc w:val="center"/>
              <w:rPr>
                <w:b/>
                <w:bCs/>
                <w:rPrChange w:id="251" w:author="Georgina Schlub" w:date="2025-05-17T12:51:00Z" w16du:dateUtc="2025-05-17T02:51:00Z">
                  <w:rPr>
                    <w:sz w:val="16"/>
                    <w:szCs w:val="16"/>
                  </w:rPr>
                </w:rPrChange>
              </w:rPr>
            </w:pPr>
            <w:r w:rsidRPr="00041603">
              <w:rPr>
                <w:b/>
                <w:bCs/>
                <w:rPrChange w:id="252" w:author="Georgina Schlub" w:date="2025-05-17T12:51:00Z" w16du:dateUtc="2025-05-17T02:51:00Z">
                  <w:rPr>
                    <w:sz w:val="16"/>
                    <w:szCs w:val="16"/>
                  </w:rPr>
                </w:rPrChange>
              </w:rPr>
              <w:t>Journal Name</w:t>
            </w:r>
          </w:p>
        </w:tc>
        <w:tc>
          <w:tcPr>
            <w:tcW w:w="1311" w:type="dxa"/>
            <w:tcBorders>
              <w:top w:val="single" w:sz="4" w:space="0" w:color="auto"/>
              <w:bottom w:val="single" w:sz="4" w:space="0" w:color="auto"/>
            </w:tcBorders>
            <w:tcPrChange w:id="253" w:author="Georgina Schlub" w:date="2025-05-17T12:51:00Z" w16du:dateUtc="2025-05-17T02:51:00Z">
              <w:tcPr>
                <w:tcW w:w="1311" w:type="dxa"/>
                <w:tcBorders>
                  <w:bottom w:val="single" w:sz="4" w:space="0" w:color="auto"/>
                </w:tcBorders>
              </w:tcPr>
            </w:tcPrChange>
          </w:tcPr>
          <w:p w14:paraId="4A7E99DA" w14:textId="77777777" w:rsidR="00014408" w:rsidRPr="00041603" w:rsidRDefault="00014408" w:rsidP="00247687">
            <w:pPr>
              <w:spacing w:line="360" w:lineRule="auto"/>
              <w:jc w:val="center"/>
              <w:rPr>
                <w:b/>
                <w:bCs/>
                <w:rPrChange w:id="254" w:author="Georgina Schlub" w:date="2025-05-17T12:51:00Z" w16du:dateUtc="2025-05-17T02:51:00Z">
                  <w:rPr>
                    <w:sz w:val="16"/>
                    <w:szCs w:val="16"/>
                  </w:rPr>
                </w:rPrChange>
              </w:rPr>
            </w:pPr>
            <w:r w:rsidRPr="00041603">
              <w:rPr>
                <w:b/>
                <w:bCs/>
                <w:rPrChange w:id="255" w:author="Georgina Schlub" w:date="2025-05-17T12:51:00Z" w16du:dateUtc="2025-05-17T02:51:00Z">
                  <w:rPr>
                    <w:sz w:val="16"/>
                    <w:szCs w:val="16"/>
                  </w:rPr>
                </w:rPrChange>
              </w:rPr>
              <w:t>Publication Range</w:t>
            </w:r>
          </w:p>
        </w:tc>
        <w:tc>
          <w:tcPr>
            <w:tcW w:w="1701" w:type="dxa"/>
            <w:tcBorders>
              <w:top w:val="single" w:sz="4" w:space="0" w:color="auto"/>
              <w:bottom w:val="single" w:sz="4" w:space="0" w:color="auto"/>
            </w:tcBorders>
            <w:tcPrChange w:id="256" w:author="Georgina Schlub" w:date="2025-05-17T12:51:00Z" w16du:dateUtc="2025-05-17T02:51:00Z">
              <w:tcPr>
                <w:tcW w:w="1701" w:type="dxa"/>
                <w:gridSpan w:val="2"/>
                <w:tcBorders>
                  <w:bottom w:val="single" w:sz="4" w:space="0" w:color="auto"/>
                </w:tcBorders>
              </w:tcPr>
            </w:tcPrChange>
          </w:tcPr>
          <w:p w14:paraId="75E1299E" w14:textId="77777777" w:rsidR="00014408" w:rsidRPr="00041603" w:rsidRDefault="00014408" w:rsidP="00247687">
            <w:pPr>
              <w:spacing w:line="360" w:lineRule="auto"/>
              <w:jc w:val="center"/>
              <w:rPr>
                <w:b/>
                <w:bCs/>
                <w:rPrChange w:id="257" w:author="Georgina Schlub" w:date="2025-05-17T12:51:00Z" w16du:dateUtc="2025-05-17T02:51:00Z">
                  <w:rPr>
                    <w:sz w:val="16"/>
                    <w:szCs w:val="16"/>
                  </w:rPr>
                </w:rPrChange>
              </w:rPr>
            </w:pPr>
            <w:r w:rsidRPr="00041603">
              <w:rPr>
                <w:b/>
                <w:bCs/>
                <w:rPrChange w:id="258" w:author="Georgina Schlub" w:date="2025-05-17T12:51:00Z" w16du:dateUtc="2025-05-17T02:51:00Z">
                  <w:rPr>
                    <w:sz w:val="16"/>
                    <w:szCs w:val="16"/>
                  </w:rPr>
                </w:rPrChange>
              </w:rPr>
              <w:t>Number of articles analysed</w:t>
            </w:r>
          </w:p>
        </w:tc>
        <w:tc>
          <w:tcPr>
            <w:tcW w:w="1861" w:type="dxa"/>
            <w:tcBorders>
              <w:top w:val="single" w:sz="4" w:space="0" w:color="auto"/>
              <w:bottom w:val="single" w:sz="4" w:space="0" w:color="auto"/>
            </w:tcBorders>
            <w:tcPrChange w:id="259" w:author="Georgina Schlub" w:date="2025-05-17T12:51:00Z" w16du:dateUtc="2025-05-17T02:51:00Z">
              <w:tcPr>
                <w:tcW w:w="1861" w:type="dxa"/>
                <w:gridSpan w:val="2"/>
                <w:tcBorders>
                  <w:bottom w:val="single" w:sz="4" w:space="0" w:color="auto"/>
                </w:tcBorders>
              </w:tcPr>
            </w:tcPrChange>
          </w:tcPr>
          <w:p w14:paraId="5A06820A" w14:textId="77777777" w:rsidR="00014408" w:rsidRPr="00041603" w:rsidRDefault="00014408" w:rsidP="00247687">
            <w:pPr>
              <w:spacing w:line="360" w:lineRule="auto"/>
              <w:jc w:val="center"/>
              <w:rPr>
                <w:b/>
                <w:bCs/>
                <w:rPrChange w:id="260" w:author="Georgina Schlub" w:date="2025-05-17T12:51:00Z" w16du:dateUtc="2025-05-17T02:51:00Z">
                  <w:rPr>
                    <w:sz w:val="16"/>
                    <w:szCs w:val="16"/>
                  </w:rPr>
                </w:rPrChange>
              </w:rPr>
            </w:pPr>
            <w:r w:rsidRPr="00041603">
              <w:rPr>
                <w:b/>
                <w:bCs/>
                <w:rPrChange w:id="261" w:author="Georgina Schlub" w:date="2025-05-17T12:51:00Z" w16du:dateUtc="2025-05-17T02:51:00Z">
                  <w:rPr>
                    <w:sz w:val="16"/>
                    <w:szCs w:val="16"/>
                  </w:rPr>
                </w:rPrChange>
              </w:rPr>
              <w:t>Number of abstracts analysed</w:t>
            </w:r>
          </w:p>
        </w:tc>
        <w:tc>
          <w:tcPr>
            <w:tcW w:w="1116" w:type="dxa"/>
            <w:tcBorders>
              <w:top w:val="single" w:sz="4" w:space="0" w:color="auto"/>
              <w:bottom w:val="single" w:sz="4" w:space="0" w:color="auto"/>
            </w:tcBorders>
            <w:tcPrChange w:id="262" w:author="Georgina Schlub" w:date="2025-05-17T12:51:00Z" w16du:dateUtc="2025-05-17T02:51:00Z">
              <w:tcPr>
                <w:tcW w:w="1116" w:type="dxa"/>
                <w:gridSpan w:val="2"/>
                <w:tcBorders>
                  <w:bottom w:val="single" w:sz="4" w:space="0" w:color="auto"/>
                </w:tcBorders>
              </w:tcPr>
            </w:tcPrChange>
          </w:tcPr>
          <w:p w14:paraId="46B7AC33" w14:textId="77777777" w:rsidR="00014408" w:rsidRPr="00041603" w:rsidRDefault="00014408" w:rsidP="00247687">
            <w:pPr>
              <w:spacing w:line="360" w:lineRule="auto"/>
              <w:jc w:val="center"/>
              <w:rPr>
                <w:b/>
                <w:bCs/>
                <w:rPrChange w:id="263" w:author="Georgina Schlub" w:date="2025-05-17T12:51:00Z" w16du:dateUtc="2025-05-17T02:51:00Z">
                  <w:rPr>
                    <w:sz w:val="16"/>
                    <w:szCs w:val="16"/>
                  </w:rPr>
                </w:rPrChange>
              </w:rPr>
            </w:pPr>
            <w:r w:rsidRPr="00041603">
              <w:rPr>
                <w:b/>
                <w:bCs/>
                <w:rPrChange w:id="264" w:author="Georgina Schlub" w:date="2025-05-17T12:51:00Z" w16du:dateUtc="2025-05-17T02:51:00Z">
                  <w:rPr>
                    <w:sz w:val="16"/>
                    <w:szCs w:val="16"/>
                  </w:rPr>
                </w:rPrChange>
              </w:rPr>
              <w:t>Full text analysis</w:t>
            </w:r>
          </w:p>
        </w:tc>
      </w:tr>
      <w:tr w:rsidR="00014408" w:rsidRPr="009E3D6A" w14:paraId="1FC0B4C1" w14:textId="77777777" w:rsidTr="00745A2F">
        <w:trPr>
          <w:trHeight w:val="592"/>
        </w:trPr>
        <w:tc>
          <w:tcPr>
            <w:tcW w:w="3225" w:type="dxa"/>
            <w:tcBorders>
              <w:top w:val="single" w:sz="4" w:space="0" w:color="auto"/>
            </w:tcBorders>
          </w:tcPr>
          <w:p w14:paraId="6EE32BCB"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t>European Journal of Human Genetics</w:t>
            </w:r>
          </w:p>
          <w:p w14:paraId="1C1407E1" w14:textId="77777777" w:rsidR="00014408" w:rsidRPr="009E3D6A" w:rsidRDefault="00014408" w:rsidP="00247687">
            <w:pPr>
              <w:spacing w:line="360" w:lineRule="auto"/>
              <w:rPr>
                <w:i/>
                <w:iCs/>
                <w:sz w:val="16"/>
                <w:szCs w:val="16"/>
              </w:rPr>
            </w:pPr>
          </w:p>
        </w:tc>
        <w:tc>
          <w:tcPr>
            <w:tcW w:w="1311" w:type="dxa"/>
            <w:tcBorders>
              <w:top w:val="single" w:sz="4" w:space="0" w:color="auto"/>
            </w:tcBorders>
          </w:tcPr>
          <w:p w14:paraId="477F0340" w14:textId="77777777" w:rsidR="00014408" w:rsidRPr="009E3D6A" w:rsidRDefault="00014408" w:rsidP="00247687">
            <w:pPr>
              <w:spacing w:line="360" w:lineRule="auto"/>
              <w:jc w:val="center"/>
              <w:rPr>
                <w:sz w:val="16"/>
                <w:szCs w:val="16"/>
              </w:rPr>
            </w:pPr>
            <w:r w:rsidRPr="009E3D6A">
              <w:rPr>
                <w:sz w:val="16"/>
                <w:szCs w:val="16"/>
              </w:rPr>
              <w:t>1993-2024</w:t>
            </w:r>
          </w:p>
        </w:tc>
        <w:tc>
          <w:tcPr>
            <w:tcW w:w="1701" w:type="dxa"/>
            <w:tcBorders>
              <w:top w:val="single" w:sz="4" w:space="0" w:color="auto"/>
            </w:tcBorders>
          </w:tcPr>
          <w:p w14:paraId="6EAC9726" w14:textId="77777777" w:rsidR="00014408" w:rsidRPr="009E3D6A" w:rsidRDefault="00014408" w:rsidP="00247687">
            <w:pPr>
              <w:spacing w:line="360" w:lineRule="auto"/>
              <w:jc w:val="center"/>
              <w:rPr>
                <w:sz w:val="16"/>
                <w:szCs w:val="16"/>
              </w:rPr>
            </w:pPr>
            <w:r w:rsidRPr="009E3D6A">
              <w:rPr>
                <w:rFonts w:eastAsia="Times New Roman"/>
                <w:color w:val="000000"/>
                <w:sz w:val="16"/>
                <w:szCs w:val="16"/>
                <w:lang w:eastAsia="en-GB"/>
              </w:rPr>
              <w:t>6227</w:t>
            </w:r>
          </w:p>
        </w:tc>
        <w:tc>
          <w:tcPr>
            <w:tcW w:w="1861" w:type="dxa"/>
            <w:tcBorders>
              <w:top w:val="single" w:sz="4" w:space="0" w:color="auto"/>
            </w:tcBorders>
          </w:tcPr>
          <w:p w14:paraId="6E2F7208" w14:textId="77777777" w:rsidR="00014408" w:rsidRPr="009E3D6A" w:rsidRDefault="00014408" w:rsidP="00247687">
            <w:pPr>
              <w:spacing w:line="360" w:lineRule="auto"/>
              <w:jc w:val="center"/>
              <w:rPr>
                <w:sz w:val="16"/>
                <w:szCs w:val="16"/>
              </w:rPr>
            </w:pPr>
            <w:r w:rsidRPr="009E3D6A">
              <w:rPr>
                <w:sz w:val="16"/>
                <w:szCs w:val="16"/>
              </w:rPr>
              <w:t>388</w:t>
            </w:r>
          </w:p>
        </w:tc>
        <w:tc>
          <w:tcPr>
            <w:tcW w:w="1116" w:type="dxa"/>
            <w:tcBorders>
              <w:top w:val="single" w:sz="4" w:space="0" w:color="auto"/>
            </w:tcBorders>
          </w:tcPr>
          <w:p w14:paraId="2D368608" w14:textId="44DF27E2" w:rsidR="00014408" w:rsidRPr="009E3D6A" w:rsidRDefault="00041603" w:rsidP="00247687">
            <w:pPr>
              <w:spacing w:line="360" w:lineRule="auto"/>
              <w:jc w:val="center"/>
              <w:rPr>
                <w:sz w:val="16"/>
                <w:szCs w:val="16"/>
              </w:rPr>
            </w:pPr>
            <w:ins w:id="265" w:author="Georgina Schlub" w:date="2025-05-17T12:51:00Z" w16du:dateUtc="2025-05-17T02:51:00Z">
              <w:r>
                <w:rPr>
                  <w:sz w:val="16"/>
                  <w:szCs w:val="16"/>
                </w:rPr>
                <w:t>NA</w:t>
              </w:r>
            </w:ins>
          </w:p>
        </w:tc>
      </w:tr>
      <w:tr w:rsidR="00014408" w:rsidRPr="009E3D6A" w14:paraId="6FFA6639" w14:textId="77777777" w:rsidTr="00745A2F">
        <w:trPr>
          <w:trHeight w:val="579"/>
        </w:trPr>
        <w:tc>
          <w:tcPr>
            <w:tcW w:w="3225" w:type="dxa"/>
          </w:tcPr>
          <w:p w14:paraId="3EE30D68"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t>American Journal of Human Genetics</w:t>
            </w:r>
          </w:p>
          <w:p w14:paraId="27861896" w14:textId="77777777" w:rsidR="00014408" w:rsidRPr="009E3D6A" w:rsidRDefault="00014408" w:rsidP="00247687">
            <w:pPr>
              <w:spacing w:line="360" w:lineRule="auto"/>
              <w:rPr>
                <w:i/>
                <w:iCs/>
                <w:sz w:val="16"/>
                <w:szCs w:val="16"/>
              </w:rPr>
            </w:pPr>
          </w:p>
        </w:tc>
        <w:tc>
          <w:tcPr>
            <w:tcW w:w="1311" w:type="dxa"/>
          </w:tcPr>
          <w:p w14:paraId="5E6A091C" w14:textId="77777777" w:rsidR="00014408" w:rsidRPr="009E3D6A" w:rsidRDefault="00014408" w:rsidP="00247687">
            <w:pPr>
              <w:spacing w:line="360" w:lineRule="auto"/>
              <w:jc w:val="center"/>
              <w:rPr>
                <w:sz w:val="16"/>
                <w:szCs w:val="16"/>
              </w:rPr>
            </w:pPr>
            <w:r w:rsidRPr="009E3D6A">
              <w:rPr>
                <w:sz w:val="16"/>
                <w:szCs w:val="16"/>
              </w:rPr>
              <w:t>1997-2024</w:t>
            </w:r>
          </w:p>
        </w:tc>
        <w:tc>
          <w:tcPr>
            <w:tcW w:w="1701" w:type="dxa"/>
          </w:tcPr>
          <w:p w14:paraId="24EC501D" w14:textId="77777777" w:rsidR="00014408" w:rsidRPr="009E3D6A" w:rsidRDefault="00014408" w:rsidP="00247687">
            <w:pPr>
              <w:spacing w:line="360" w:lineRule="auto"/>
              <w:jc w:val="center"/>
              <w:rPr>
                <w:sz w:val="16"/>
                <w:szCs w:val="16"/>
              </w:rPr>
            </w:pPr>
            <w:r w:rsidRPr="009E3D6A">
              <w:rPr>
                <w:sz w:val="16"/>
                <w:szCs w:val="16"/>
              </w:rPr>
              <w:t>8085</w:t>
            </w:r>
          </w:p>
        </w:tc>
        <w:tc>
          <w:tcPr>
            <w:tcW w:w="1861" w:type="dxa"/>
          </w:tcPr>
          <w:p w14:paraId="18CA3351" w14:textId="77777777" w:rsidR="00014408" w:rsidRPr="009E3D6A" w:rsidRDefault="00014408" w:rsidP="00247687">
            <w:pPr>
              <w:spacing w:line="360" w:lineRule="auto"/>
              <w:jc w:val="center"/>
              <w:rPr>
                <w:sz w:val="16"/>
                <w:szCs w:val="16"/>
              </w:rPr>
            </w:pPr>
            <w:r w:rsidRPr="009E3D6A">
              <w:rPr>
                <w:sz w:val="16"/>
                <w:szCs w:val="16"/>
              </w:rPr>
              <w:t>0</w:t>
            </w:r>
          </w:p>
        </w:tc>
        <w:tc>
          <w:tcPr>
            <w:tcW w:w="1116" w:type="dxa"/>
          </w:tcPr>
          <w:p w14:paraId="201F688B" w14:textId="23E8CC53" w:rsidR="00014408" w:rsidRPr="009E3D6A" w:rsidRDefault="00041603" w:rsidP="00247687">
            <w:pPr>
              <w:spacing w:line="360" w:lineRule="auto"/>
              <w:jc w:val="center"/>
              <w:rPr>
                <w:sz w:val="16"/>
                <w:szCs w:val="16"/>
              </w:rPr>
            </w:pPr>
            <w:ins w:id="266" w:author="Georgina Schlub" w:date="2025-05-17T12:51:00Z" w16du:dateUtc="2025-05-17T02:51:00Z">
              <w:r>
                <w:rPr>
                  <w:sz w:val="16"/>
                  <w:szCs w:val="16"/>
                </w:rPr>
                <w:t>NA</w:t>
              </w:r>
            </w:ins>
          </w:p>
        </w:tc>
      </w:tr>
      <w:tr w:rsidR="00014408" w:rsidRPr="009E3D6A" w14:paraId="09DD4C46" w14:textId="77777777" w:rsidTr="00745A2F">
        <w:trPr>
          <w:trHeight w:val="290"/>
        </w:trPr>
        <w:tc>
          <w:tcPr>
            <w:tcW w:w="3225" w:type="dxa"/>
          </w:tcPr>
          <w:p w14:paraId="74308EB7"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t xml:space="preserve">Familial Cancer </w:t>
            </w:r>
          </w:p>
          <w:p w14:paraId="05E005FC" w14:textId="77777777" w:rsidR="00014408" w:rsidRPr="009E3D6A" w:rsidRDefault="00014408" w:rsidP="00247687">
            <w:pPr>
              <w:spacing w:line="360" w:lineRule="auto"/>
              <w:rPr>
                <w:i/>
                <w:iCs/>
                <w:sz w:val="16"/>
                <w:szCs w:val="16"/>
              </w:rPr>
            </w:pPr>
          </w:p>
        </w:tc>
        <w:tc>
          <w:tcPr>
            <w:tcW w:w="1311" w:type="dxa"/>
          </w:tcPr>
          <w:p w14:paraId="7E523FA1" w14:textId="77777777" w:rsidR="00014408" w:rsidRPr="009E3D6A" w:rsidRDefault="00014408" w:rsidP="00247687">
            <w:pPr>
              <w:spacing w:line="360" w:lineRule="auto"/>
              <w:jc w:val="center"/>
              <w:rPr>
                <w:sz w:val="16"/>
                <w:szCs w:val="16"/>
              </w:rPr>
            </w:pPr>
            <w:r w:rsidRPr="009E3D6A">
              <w:rPr>
                <w:sz w:val="16"/>
                <w:szCs w:val="16"/>
              </w:rPr>
              <w:t>1985-2024</w:t>
            </w:r>
          </w:p>
        </w:tc>
        <w:tc>
          <w:tcPr>
            <w:tcW w:w="1701" w:type="dxa"/>
          </w:tcPr>
          <w:p w14:paraId="345FEE56" w14:textId="77777777" w:rsidR="00014408" w:rsidRPr="009E3D6A" w:rsidRDefault="00014408" w:rsidP="00247687">
            <w:pPr>
              <w:spacing w:line="360" w:lineRule="auto"/>
              <w:jc w:val="center"/>
              <w:rPr>
                <w:sz w:val="16"/>
                <w:szCs w:val="16"/>
              </w:rPr>
            </w:pPr>
            <w:r w:rsidRPr="009E3D6A">
              <w:rPr>
                <w:sz w:val="16"/>
                <w:szCs w:val="16"/>
              </w:rPr>
              <w:t>1510</w:t>
            </w:r>
          </w:p>
        </w:tc>
        <w:tc>
          <w:tcPr>
            <w:tcW w:w="1861" w:type="dxa"/>
          </w:tcPr>
          <w:p w14:paraId="5F4733D4" w14:textId="77777777" w:rsidR="00014408" w:rsidRPr="009E3D6A" w:rsidRDefault="00014408" w:rsidP="00247687">
            <w:pPr>
              <w:spacing w:line="360" w:lineRule="auto"/>
              <w:jc w:val="center"/>
              <w:rPr>
                <w:sz w:val="16"/>
                <w:szCs w:val="16"/>
              </w:rPr>
            </w:pPr>
            <w:r w:rsidRPr="009E3D6A">
              <w:rPr>
                <w:sz w:val="16"/>
                <w:szCs w:val="16"/>
              </w:rPr>
              <w:t>71</w:t>
            </w:r>
          </w:p>
        </w:tc>
        <w:tc>
          <w:tcPr>
            <w:tcW w:w="1116" w:type="dxa"/>
          </w:tcPr>
          <w:p w14:paraId="499C3D02" w14:textId="3D6F0A25" w:rsidR="00014408" w:rsidRPr="009E3D6A" w:rsidRDefault="00041603" w:rsidP="00247687">
            <w:pPr>
              <w:spacing w:line="360" w:lineRule="auto"/>
              <w:jc w:val="center"/>
              <w:rPr>
                <w:sz w:val="16"/>
                <w:szCs w:val="16"/>
              </w:rPr>
            </w:pPr>
            <w:ins w:id="267" w:author="Georgina Schlub" w:date="2025-05-17T12:51:00Z" w16du:dateUtc="2025-05-17T02:51:00Z">
              <w:r>
                <w:rPr>
                  <w:sz w:val="16"/>
                  <w:szCs w:val="16"/>
                </w:rPr>
                <w:t>NA</w:t>
              </w:r>
            </w:ins>
          </w:p>
        </w:tc>
      </w:tr>
      <w:tr w:rsidR="00014408" w:rsidRPr="009E3D6A" w14:paraId="2DD9969C" w14:textId="77777777" w:rsidTr="00745A2F">
        <w:trPr>
          <w:trHeight w:val="290"/>
        </w:trPr>
        <w:tc>
          <w:tcPr>
            <w:tcW w:w="3225" w:type="dxa"/>
          </w:tcPr>
          <w:p w14:paraId="09C3C50B" w14:textId="77777777" w:rsidR="00014408" w:rsidRPr="009E3D6A" w:rsidRDefault="00014408" w:rsidP="00247687">
            <w:pPr>
              <w:spacing w:line="360" w:lineRule="auto"/>
              <w:rPr>
                <w:i/>
                <w:iCs/>
                <w:sz w:val="16"/>
                <w:szCs w:val="16"/>
              </w:rPr>
            </w:pPr>
            <w:r w:rsidRPr="009E3D6A">
              <w:rPr>
                <w:rFonts w:eastAsia="Times New Roman"/>
                <w:i/>
                <w:iCs/>
                <w:color w:val="000000"/>
                <w:sz w:val="16"/>
                <w:szCs w:val="16"/>
                <w:lang w:eastAsia="en-GB"/>
              </w:rPr>
              <w:t xml:space="preserve">Genetic Epidemiology </w:t>
            </w:r>
          </w:p>
        </w:tc>
        <w:tc>
          <w:tcPr>
            <w:tcW w:w="1311" w:type="dxa"/>
          </w:tcPr>
          <w:p w14:paraId="366ADF89" w14:textId="77777777" w:rsidR="00014408" w:rsidRPr="009E3D6A" w:rsidRDefault="00014408" w:rsidP="00247687">
            <w:pPr>
              <w:spacing w:line="360" w:lineRule="auto"/>
              <w:jc w:val="center"/>
              <w:rPr>
                <w:sz w:val="16"/>
                <w:szCs w:val="16"/>
              </w:rPr>
            </w:pPr>
            <w:r w:rsidRPr="009E3D6A">
              <w:rPr>
                <w:sz w:val="16"/>
                <w:szCs w:val="16"/>
              </w:rPr>
              <w:t>1984-2024</w:t>
            </w:r>
          </w:p>
        </w:tc>
        <w:tc>
          <w:tcPr>
            <w:tcW w:w="1701" w:type="dxa"/>
          </w:tcPr>
          <w:p w14:paraId="3D0E4883" w14:textId="77777777" w:rsidR="00014408" w:rsidRPr="009E3D6A" w:rsidRDefault="00014408" w:rsidP="00247687">
            <w:pPr>
              <w:spacing w:line="360" w:lineRule="auto"/>
              <w:jc w:val="center"/>
              <w:rPr>
                <w:sz w:val="16"/>
                <w:szCs w:val="16"/>
              </w:rPr>
            </w:pPr>
            <w:r w:rsidRPr="009E3D6A">
              <w:rPr>
                <w:sz w:val="16"/>
                <w:szCs w:val="16"/>
              </w:rPr>
              <w:t>3436</w:t>
            </w:r>
          </w:p>
        </w:tc>
        <w:tc>
          <w:tcPr>
            <w:tcW w:w="1861" w:type="dxa"/>
          </w:tcPr>
          <w:p w14:paraId="680096D7" w14:textId="77777777" w:rsidR="00014408" w:rsidRPr="009E3D6A" w:rsidRDefault="00014408" w:rsidP="00247687">
            <w:pPr>
              <w:spacing w:line="360" w:lineRule="auto"/>
              <w:jc w:val="center"/>
              <w:rPr>
                <w:sz w:val="16"/>
                <w:szCs w:val="16"/>
              </w:rPr>
            </w:pPr>
            <w:r w:rsidRPr="009E3D6A">
              <w:rPr>
                <w:sz w:val="16"/>
                <w:szCs w:val="16"/>
              </w:rPr>
              <w:t>2222</w:t>
            </w:r>
          </w:p>
        </w:tc>
        <w:tc>
          <w:tcPr>
            <w:tcW w:w="1116" w:type="dxa"/>
          </w:tcPr>
          <w:p w14:paraId="79A79A5B" w14:textId="40EDEE45" w:rsidR="00014408" w:rsidRPr="009E3D6A" w:rsidRDefault="00041603" w:rsidP="00247687">
            <w:pPr>
              <w:spacing w:line="360" w:lineRule="auto"/>
              <w:jc w:val="center"/>
              <w:rPr>
                <w:sz w:val="16"/>
                <w:szCs w:val="16"/>
              </w:rPr>
            </w:pPr>
            <w:ins w:id="268" w:author="Georgina Schlub" w:date="2025-05-17T12:52:00Z" w16du:dateUtc="2025-05-17T02:52:00Z">
              <w:r>
                <w:rPr>
                  <w:sz w:val="16"/>
                  <w:szCs w:val="16"/>
                </w:rPr>
                <w:t>NA</w:t>
              </w:r>
            </w:ins>
          </w:p>
        </w:tc>
      </w:tr>
      <w:tr w:rsidR="00014408" w:rsidRPr="009E3D6A" w14:paraId="608801AC" w14:textId="77777777" w:rsidTr="00745A2F">
        <w:trPr>
          <w:trHeight w:val="290"/>
        </w:trPr>
        <w:tc>
          <w:tcPr>
            <w:tcW w:w="3225" w:type="dxa"/>
          </w:tcPr>
          <w:p w14:paraId="0F73BAC3"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t xml:space="preserve">Heredity </w:t>
            </w:r>
          </w:p>
          <w:p w14:paraId="65D08761" w14:textId="77777777" w:rsidR="00014408" w:rsidRPr="009E3D6A" w:rsidRDefault="00014408" w:rsidP="00247687">
            <w:pPr>
              <w:spacing w:line="360" w:lineRule="auto"/>
              <w:rPr>
                <w:i/>
                <w:iCs/>
                <w:sz w:val="16"/>
                <w:szCs w:val="16"/>
              </w:rPr>
            </w:pPr>
          </w:p>
        </w:tc>
        <w:tc>
          <w:tcPr>
            <w:tcW w:w="1311" w:type="dxa"/>
          </w:tcPr>
          <w:p w14:paraId="0BE68B74" w14:textId="77777777" w:rsidR="00014408" w:rsidRPr="009E3D6A" w:rsidRDefault="00014408" w:rsidP="00247687">
            <w:pPr>
              <w:spacing w:line="360" w:lineRule="auto"/>
              <w:jc w:val="center"/>
              <w:rPr>
                <w:sz w:val="16"/>
                <w:szCs w:val="16"/>
              </w:rPr>
            </w:pPr>
            <w:r w:rsidRPr="009E3D6A">
              <w:rPr>
                <w:sz w:val="16"/>
                <w:szCs w:val="16"/>
              </w:rPr>
              <w:t>1947-2024</w:t>
            </w:r>
          </w:p>
        </w:tc>
        <w:tc>
          <w:tcPr>
            <w:tcW w:w="1701" w:type="dxa"/>
          </w:tcPr>
          <w:p w14:paraId="2680943E" w14:textId="77777777" w:rsidR="00014408" w:rsidRPr="009E3D6A" w:rsidRDefault="00014408" w:rsidP="00247687">
            <w:pPr>
              <w:spacing w:line="360" w:lineRule="auto"/>
              <w:jc w:val="center"/>
              <w:rPr>
                <w:sz w:val="16"/>
                <w:szCs w:val="16"/>
              </w:rPr>
            </w:pPr>
            <w:r w:rsidRPr="009E3D6A">
              <w:rPr>
                <w:sz w:val="16"/>
                <w:szCs w:val="16"/>
              </w:rPr>
              <w:t>9455</w:t>
            </w:r>
          </w:p>
        </w:tc>
        <w:tc>
          <w:tcPr>
            <w:tcW w:w="1861" w:type="dxa"/>
          </w:tcPr>
          <w:p w14:paraId="2DC3E3B8" w14:textId="77777777" w:rsidR="00014408" w:rsidRPr="009E3D6A" w:rsidRDefault="00014408" w:rsidP="00247687">
            <w:pPr>
              <w:spacing w:line="360" w:lineRule="auto"/>
              <w:jc w:val="center"/>
              <w:rPr>
                <w:rFonts w:eastAsia="Times New Roman"/>
                <w:color w:val="000000"/>
                <w:sz w:val="16"/>
                <w:szCs w:val="16"/>
                <w:lang w:val="en-AU" w:eastAsia="en-GB"/>
              </w:rPr>
            </w:pPr>
            <w:r w:rsidRPr="009E3D6A">
              <w:rPr>
                <w:color w:val="000000"/>
                <w:sz w:val="16"/>
                <w:szCs w:val="16"/>
              </w:rPr>
              <w:t>156</w:t>
            </w:r>
          </w:p>
        </w:tc>
        <w:tc>
          <w:tcPr>
            <w:tcW w:w="1116" w:type="dxa"/>
          </w:tcPr>
          <w:p w14:paraId="4F03D179" w14:textId="71D941DF" w:rsidR="00014408" w:rsidRPr="009E3D6A" w:rsidRDefault="00041603" w:rsidP="00247687">
            <w:pPr>
              <w:spacing w:line="360" w:lineRule="auto"/>
              <w:jc w:val="center"/>
              <w:rPr>
                <w:sz w:val="16"/>
                <w:szCs w:val="16"/>
              </w:rPr>
            </w:pPr>
            <w:ins w:id="269" w:author="Georgina Schlub" w:date="2025-05-17T12:52:00Z" w16du:dateUtc="2025-05-17T02:52:00Z">
              <w:r>
                <w:rPr>
                  <w:sz w:val="16"/>
                  <w:szCs w:val="16"/>
                </w:rPr>
                <w:t>NA</w:t>
              </w:r>
            </w:ins>
          </w:p>
        </w:tc>
      </w:tr>
      <w:tr w:rsidR="00014408" w:rsidRPr="009E3D6A" w14:paraId="20417CB0" w14:textId="77777777" w:rsidTr="00745A2F">
        <w:trPr>
          <w:trHeight w:val="290"/>
        </w:trPr>
        <w:tc>
          <w:tcPr>
            <w:tcW w:w="3225" w:type="dxa"/>
          </w:tcPr>
          <w:p w14:paraId="5CB500D8"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lastRenderedPageBreak/>
              <w:t xml:space="preserve">Human Genetics </w:t>
            </w:r>
          </w:p>
          <w:p w14:paraId="26EE44BF" w14:textId="77777777" w:rsidR="00014408" w:rsidRPr="009E3D6A" w:rsidRDefault="00014408" w:rsidP="00247687">
            <w:pPr>
              <w:spacing w:line="360" w:lineRule="auto"/>
              <w:rPr>
                <w:i/>
                <w:iCs/>
                <w:sz w:val="16"/>
                <w:szCs w:val="16"/>
              </w:rPr>
            </w:pPr>
          </w:p>
        </w:tc>
        <w:tc>
          <w:tcPr>
            <w:tcW w:w="1311" w:type="dxa"/>
          </w:tcPr>
          <w:p w14:paraId="1DD02AE8" w14:textId="77777777" w:rsidR="00014408" w:rsidRPr="009E3D6A" w:rsidRDefault="00014408" w:rsidP="00247687">
            <w:pPr>
              <w:spacing w:line="360" w:lineRule="auto"/>
              <w:jc w:val="center"/>
              <w:rPr>
                <w:sz w:val="16"/>
                <w:szCs w:val="16"/>
              </w:rPr>
            </w:pPr>
            <w:r w:rsidRPr="009E3D6A">
              <w:rPr>
                <w:sz w:val="16"/>
                <w:szCs w:val="16"/>
              </w:rPr>
              <w:t>1964-2024</w:t>
            </w:r>
          </w:p>
        </w:tc>
        <w:tc>
          <w:tcPr>
            <w:tcW w:w="1701" w:type="dxa"/>
          </w:tcPr>
          <w:p w14:paraId="560ABFC0" w14:textId="77777777" w:rsidR="00014408" w:rsidRPr="009E3D6A" w:rsidRDefault="00014408" w:rsidP="00247687">
            <w:pPr>
              <w:spacing w:line="360" w:lineRule="auto"/>
              <w:jc w:val="center"/>
              <w:rPr>
                <w:sz w:val="16"/>
                <w:szCs w:val="16"/>
              </w:rPr>
            </w:pPr>
            <w:r w:rsidRPr="009E3D6A">
              <w:rPr>
                <w:sz w:val="16"/>
                <w:szCs w:val="16"/>
              </w:rPr>
              <w:t>12213</w:t>
            </w:r>
          </w:p>
        </w:tc>
        <w:tc>
          <w:tcPr>
            <w:tcW w:w="1861" w:type="dxa"/>
          </w:tcPr>
          <w:p w14:paraId="756B0ECD" w14:textId="77777777" w:rsidR="00014408" w:rsidRPr="009E3D6A" w:rsidRDefault="00014408" w:rsidP="00247687">
            <w:pPr>
              <w:spacing w:line="360" w:lineRule="auto"/>
              <w:jc w:val="center"/>
              <w:rPr>
                <w:sz w:val="16"/>
                <w:szCs w:val="16"/>
              </w:rPr>
            </w:pPr>
            <w:r w:rsidRPr="009E3D6A">
              <w:rPr>
                <w:sz w:val="16"/>
                <w:szCs w:val="16"/>
              </w:rPr>
              <w:t>197</w:t>
            </w:r>
          </w:p>
        </w:tc>
        <w:tc>
          <w:tcPr>
            <w:tcW w:w="1116" w:type="dxa"/>
          </w:tcPr>
          <w:p w14:paraId="2723B773" w14:textId="72573491" w:rsidR="00014408" w:rsidRPr="009E3D6A" w:rsidRDefault="00041603" w:rsidP="00247687">
            <w:pPr>
              <w:spacing w:line="360" w:lineRule="auto"/>
              <w:jc w:val="center"/>
              <w:rPr>
                <w:sz w:val="16"/>
                <w:szCs w:val="16"/>
              </w:rPr>
            </w:pPr>
            <w:ins w:id="270" w:author="Georgina Schlub" w:date="2025-05-17T12:52:00Z" w16du:dateUtc="2025-05-17T02:52:00Z">
              <w:r>
                <w:rPr>
                  <w:sz w:val="16"/>
                  <w:szCs w:val="16"/>
                </w:rPr>
                <w:t>NA</w:t>
              </w:r>
            </w:ins>
          </w:p>
        </w:tc>
      </w:tr>
      <w:tr w:rsidR="00014408" w:rsidRPr="009E3D6A" w14:paraId="59A81ED2" w14:textId="77777777" w:rsidTr="00745A2F">
        <w:trPr>
          <w:trHeight w:val="541"/>
        </w:trPr>
        <w:tc>
          <w:tcPr>
            <w:tcW w:w="3225" w:type="dxa"/>
          </w:tcPr>
          <w:p w14:paraId="0B593179" w14:textId="77777777" w:rsidR="00014408" w:rsidRPr="009E3D6A" w:rsidRDefault="00014408" w:rsidP="00247687">
            <w:pPr>
              <w:spacing w:line="360" w:lineRule="auto"/>
              <w:rPr>
                <w:i/>
                <w:iCs/>
                <w:sz w:val="16"/>
                <w:szCs w:val="16"/>
              </w:rPr>
            </w:pPr>
            <w:r w:rsidRPr="009E3D6A">
              <w:rPr>
                <w:rFonts w:eastAsia="Times New Roman"/>
                <w:i/>
                <w:iCs/>
                <w:color w:val="000000"/>
                <w:sz w:val="16"/>
                <w:szCs w:val="16"/>
                <w:lang w:eastAsia="en-GB"/>
              </w:rPr>
              <w:t xml:space="preserve">Human Genomics </w:t>
            </w:r>
          </w:p>
        </w:tc>
        <w:tc>
          <w:tcPr>
            <w:tcW w:w="1311" w:type="dxa"/>
          </w:tcPr>
          <w:p w14:paraId="77CBB802" w14:textId="77777777" w:rsidR="00014408" w:rsidRPr="009E3D6A" w:rsidRDefault="00014408" w:rsidP="00247687">
            <w:pPr>
              <w:spacing w:line="360" w:lineRule="auto"/>
              <w:jc w:val="center"/>
              <w:rPr>
                <w:sz w:val="16"/>
                <w:szCs w:val="16"/>
              </w:rPr>
            </w:pPr>
            <w:r w:rsidRPr="009E3D6A">
              <w:rPr>
                <w:sz w:val="16"/>
                <w:szCs w:val="16"/>
              </w:rPr>
              <w:t>2003-2024</w:t>
            </w:r>
          </w:p>
        </w:tc>
        <w:tc>
          <w:tcPr>
            <w:tcW w:w="1701" w:type="dxa"/>
          </w:tcPr>
          <w:p w14:paraId="5D5F28C0" w14:textId="77777777" w:rsidR="00014408" w:rsidRPr="009E3D6A" w:rsidRDefault="00014408" w:rsidP="00247687">
            <w:pPr>
              <w:spacing w:line="360" w:lineRule="auto"/>
              <w:jc w:val="center"/>
              <w:rPr>
                <w:sz w:val="16"/>
                <w:szCs w:val="16"/>
              </w:rPr>
            </w:pPr>
            <w:r w:rsidRPr="009E3D6A">
              <w:rPr>
                <w:sz w:val="16"/>
                <w:szCs w:val="16"/>
              </w:rPr>
              <w:t>908</w:t>
            </w:r>
          </w:p>
        </w:tc>
        <w:tc>
          <w:tcPr>
            <w:tcW w:w="1861" w:type="dxa"/>
          </w:tcPr>
          <w:p w14:paraId="26AB298A" w14:textId="77777777" w:rsidR="00014408" w:rsidRPr="009E3D6A" w:rsidRDefault="00014408" w:rsidP="00247687">
            <w:pPr>
              <w:spacing w:line="360" w:lineRule="auto"/>
              <w:jc w:val="center"/>
              <w:rPr>
                <w:rFonts w:eastAsia="Times New Roman"/>
                <w:color w:val="000000"/>
                <w:sz w:val="16"/>
                <w:szCs w:val="16"/>
                <w:lang w:val="en-AU" w:eastAsia="en-GB"/>
              </w:rPr>
            </w:pPr>
            <w:r w:rsidRPr="009E3D6A">
              <w:rPr>
                <w:color w:val="000000"/>
                <w:sz w:val="16"/>
                <w:szCs w:val="16"/>
              </w:rPr>
              <w:t>385</w:t>
            </w:r>
          </w:p>
          <w:p w14:paraId="0F655A2B" w14:textId="77777777" w:rsidR="00014408" w:rsidRPr="009E3D6A" w:rsidRDefault="00014408" w:rsidP="00247687">
            <w:pPr>
              <w:spacing w:line="360" w:lineRule="auto"/>
              <w:jc w:val="center"/>
              <w:rPr>
                <w:sz w:val="16"/>
                <w:szCs w:val="16"/>
              </w:rPr>
            </w:pPr>
          </w:p>
        </w:tc>
        <w:tc>
          <w:tcPr>
            <w:tcW w:w="1116" w:type="dxa"/>
          </w:tcPr>
          <w:p w14:paraId="3E40DE97" w14:textId="1B0A35F3" w:rsidR="00014408" w:rsidRPr="009E3D6A" w:rsidRDefault="00041603" w:rsidP="00247687">
            <w:pPr>
              <w:spacing w:line="360" w:lineRule="auto"/>
              <w:jc w:val="center"/>
              <w:rPr>
                <w:sz w:val="16"/>
                <w:szCs w:val="16"/>
              </w:rPr>
            </w:pPr>
            <w:ins w:id="271" w:author="Georgina Schlub" w:date="2025-05-17T12:52:00Z" w16du:dateUtc="2025-05-17T02:52:00Z">
              <w:r>
                <w:rPr>
                  <w:sz w:val="16"/>
                  <w:szCs w:val="16"/>
                </w:rPr>
                <w:t>NA</w:t>
              </w:r>
            </w:ins>
          </w:p>
        </w:tc>
      </w:tr>
      <w:tr w:rsidR="00014408" w:rsidRPr="009E3D6A" w14:paraId="20963723" w14:textId="77777777" w:rsidTr="00745A2F">
        <w:trPr>
          <w:trHeight w:val="579"/>
        </w:trPr>
        <w:tc>
          <w:tcPr>
            <w:tcW w:w="3225" w:type="dxa"/>
          </w:tcPr>
          <w:p w14:paraId="21B34192" w14:textId="77777777" w:rsidR="00014408" w:rsidRPr="009E3D6A" w:rsidRDefault="00014408" w:rsidP="00247687">
            <w:pPr>
              <w:spacing w:line="360" w:lineRule="auto"/>
              <w:rPr>
                <w:rFonts w:eastAsia="Times New Roman"/>
                <w:i/>
                <w:iCs/>
                <w:color w:val="000000"/>
                <w:sz w:val="16"/>
                <w:szCs w:val="16"/>
                <w:lang w:eastAsia="en-GB"/>
              </w:rPr>
            </w:pPr>
            <w:r w:rsidRPr="009E3D6A">
              <w:rPr>
                <w:rFonts w:eastAsia="Times New Roman"/>
                <w:i/>
                <w:iCs/>
                <w:color w:val="000000"/>
                <w:sz w:val="16"/>
                <w:szCs w:val="16"/>
                <w:lang w:eastAsia="en-GB"/>
              </w:rPr>
              <w:t xml:space="preserve">Journal Of Community Genetics </w:t>
            </w:r>
          </w:p>
          <w:p w14:paraId="74E74B5D" w14:textId="77777777" w:rsidR="00014408" w:rsidRPr="009E3D6A" w:rsidRDefault="00014408" w:rsidP="00247687">
            <w:pPr>
              <w:spacing w:line="360" w:lineRule="auto"/>
              <w:rPr>
                <w:i/>
                <w:iCs/>
                <w:sz w:val="16"/>
                <w:szCs w:val="16"/>
              </w:rPr>
            </w:pPr>
          </w:p>
        </w:tc>
        <w:tc>
          <w:tcPr>
            <w:tcW w:w="1311" w:type="dxa"/>
          </w:tcPr>
          <w:p w14:paraId="68431A01" w14:textId="77777777" w:rsidR="00014408" w:rsidRPr="009E3D6A" w:rsidRDefault="00014408" w:rsidP="00247687">
            <w:pPr>
              <w:spacing w:line="360" w:lineRule="auto"/>
              <w:jc w:val="center"/>
              <w:rPr>
                <w:sz w:val="16"/>
                <w:szCs w:val="16"/>
              </w:rPr>
            </w:pPr>
            <w:r w:rsidRPr="009E3D6A">
              <w:rPr>
                <w:sz w:val="16"/>
                <w:szCs w:val="16"/>
              </w:rPr>
              <w:t>2010-2024</w:t>
            </w:r>
          </w:p>
        </w:tc>
        <w:tc>
          <w:tcPr>
            <w:tcW w:w="1701" w:type="dxa"/>
          </w:tcPr>
          <w:p w14:paraId="714995DE" w14:textId="77777777" w:rsidR="00014408" w:rsidRPr="009E3D6A" w:rsidRDefault="00014408" w:rsidP="00247687">
            <w:pPr>
              <w:spacing w:line="360" w:lineRule="auto"/>
              <w:jc w:val="center"/>
              <w:rPr>
                <w:sz w:val="16"/>
                <w:szCs w:val="16"/>
              </w:rPr>
            </w:pPr>
            <w:r w:rsidRPr="009E3D6A">
              <w:rPr>
                <w:sz w:val="16"/>
                <w:szCs w:val="16"/>
              </w:rPr>
              <w:t>693</w:t>
            </w:r>
          </w:p>
        </w:tc>
        <w:tc>
          <w:tcPr>
            <w:tcW w:w="1861" w:type="dxa"/>
          </w:tcPr>
          <w:p w14:paraId="2F074901" w14:textId="77777777" w:rsidR="00014408" w:rsidRPr="009E3D6A" w:rsidRDefault="00014408" w:rsidP="00247687">
            <w:pPr>
              <w:spacing w:line="360" w:lineRule="auto"/>
              <w:jc w:val="center"/>
              <w:rPr>
                <w:sz w:val="16"/>
                <w:szCs w:val="16"/>
              </w:rPr>
            </w:pPr>
            <w:r w:rsidRPr="009E3D6A">
              <w:rPr>
                <w:sz w:val="16"/>
                <w:szCs w:val="16"/>
              </w:rPr>
              <w:t>61</w:t>
            </w:r>
          </w:p>
        </w:tc>
        <w:tc>
          <w:tcPr>
            <w:tcW w:w="1116" w:type="dxa"/>
          </w:tcPr>
          <w:p w14:paraId="45887FA8" w14:textId="5EAFB1CF" w:rsidR="00014408" w:rsidRPr="009E3D6A" w:rsidRDefault="00041603" w:rsidP="00247687">
            <w:pPr>
              <w:spacing w:line="360" w:lineRule="auto"/>
              <w:jc w:val="center"/>
              <w:rPr>
                <w:sz w:val="16"/>
                <w:szCs w:val="16"/>
              </w:rPr>
            </w:pPr>
            <w:ins w:id="272" w:author="Georgina Schlub" w:date="2025-05-17T12:52:00Z" w16du:dateUtc="2025-05-17T02:52:00Z">
              <w:r>
                <w:rPr>
                  <w:sz w:val="16"/>
                  <w:szCs w:val="16"/>
                </w:rPr>
                <w:t>NA</w:t>
              </w:r>
            </w:ins>
          </w:p>
        </w:tc>
      </w:tr>
      <w:tr w:rsidR="00014408" w:rsidRPr="009E3D6A" w14:paraId="6AB62A5C" w14:textId="77777777" w:rsidTr="00745A2F">
        <w:trPr>
          <w:trHeight w:val="579"/>
        </w:trPr>
        <w:tc>
          <w:tcPr>
            <w:tcW w:w="3225" w:type="dxa"/>
            <w:tcBorders>
              <w:bottom w:val="single" w:sz="4" w:space="0" w:color="auto"/>
            </w:tcBorders>
          </w:tcPr>
          <w:p w14:paraId="3DCDEACB" w14:textId="77777777" w:rsidR="00014408" w:rsidRPr="009E3D6A" w:rsidRDefault="00014408" w:rsidP="00247687">
            <w:pPr>
              <w:spacing w:line="360" w:lineRule="auto"/>
              <w:rPr>
                <w:i/>
                <w:iCs/>
                <w:sz w:val="16"/>
                <w:szCs w:val="16"/>
              </w:rPr>
            </w:pPr>
            <w:r w:rsidRPr="009E3D6A">
              <w:rPr>
                <w:rFonts w:eastAsia="Times New Roman"/>
                <w:i/>
                <w:iCs/>
                <w:color w:val="000000"/>
                <w:sz w:val="16"/>
                <w:szCs w:val="16"/>
                <w:lang w:eastAsia="en-GB"/>
              </w:rPr>
              <w:t>Journal of Genetic Counseling</w:t>
            </w:r>
            <w:r w:rsidRPr="009E3D6A">
              <w:rPr>
                <w:rFonts w:eastAsia="Times New Roman"/>
                <w:i/>
                <w:iCs/>
                <w:color w:val="000000"/>
                <w:sz w:val="16"/>
                <w:szCs w:val="16"/>
                <w:vertAlign w:val="superscript"/>
                <w:lang w:eastAsia="en-GB"/>
              </w:rPr>
              <w:t>1</w:t>
            </w:r>
          </w:p>
        </w:tc>
        <w:tc>
          <w:tcPr>
            <w:tcW w:w="1311" w:type="dxa"/>
            <w:tcBorders>
              <w:bottom w:val="single" w:sz="4" w:space="0" w:color="auto"/>
            </w:tcBorders>
          </w:tcPr>
          <w:p w14:paraId="1FB5469D" w14:textId="77777777" w:rsidR="00014408" w:rsidRPr="009E3D6A" w:rsidRDefault="00014408" w:rsidP="00247687">
            <w:pPr>
              <w:spacing w:line="360" w:lineRule="auto"/>
              <w:jc w:val="center"/>
              <w:rPr>
                <w:sz w:val="16"/>
                <w:szCs w:val="16"/>
              </w:rPr>
            </w:pPr>
            <w:r w:rsidRPr="009E3D6A">
              <w:rPr>
                <w:sz w:val="16"/>
                <w:szCs w:val="16"/>
              </w:rPr>
              <w:t>1992-2024</w:t>
            </w:r>
          </w:p>
        </w:tc>
        <w:tc>
          <w:tcPr>
            <w:tcW w:w="1701" w:type="dxa"/>
            <w:tcBorders>
              <w:bottom w:val="single" w:sz="4" w:space="0" w:color="auto"/>
            </w:tcBorders>
          </w:tcPr>
          <w:p w14:paraId="0862B8D9" w14:textId="77777777" w:rsidR="00014408" w:rsidRPr="009E3D6A" w:rsidRDefault="00014408" w:rsidP="00247687">
            <w:pPr>
              <w:spacing w:line="360" w:lineRule="auto"/>
              <w:jc w:val="center"/>
              <w:rPr>
                <w:sz w:val="16"/>
                <w:szCs w:val="16"/>
              </w:rPr>
            </w:pPr>
            <w:r w:rsidRPr="009E3D6A">
              <w:rPr>
                <w:sz w:val="16"/>
                <w:szCs w:val="16"/>
              </w:rPr>
              <w:t>2477</w:t>
            </w:r>
          </w:p>
        </w:tc>
        <w:tc>
          <w:tcPr>
            <w:tcW w:w="1861" w:type="dxa"/>
            <w:tcBorders>
              <w:bottom w:val="single" w:sz="4" w:space="0" w:color="auto"/>
            </w:tcBorders>
          </w:tcPr>
          <w:p w14:paraId="4E5A1F11" w14:textId="77777777" w:rsidR="00014408" w:rsidRPr="009E3D6A" w:rsidRDefault="00014408" w:rsidP="00247687">
            <w:pPr>
              <w:spacing w:line="360" w:lineRule="auto"/>
              <w:jc w:val="center"/>
              <w:rPr>
                <w:sz w:val="16"/>
                <w:szCs w:val="16"/>
              </w:rPr>
            </w:pPr>
            <w:r w:rsidRPr="009E3D6A">
              <w:rPr>
                <w:sz w:val="16"/>
                <w:szCs w:val="16"/>
              </w:rPr>
              <w:t>2477</w:t>
            </w:r>
          </w:p>
        </w:tc>
        <w:tc>
          <w:tcPr>
            <w:tcW w:w="1116" w:type="dxa"/>
            <w:tcBorders>
              <w:bottom w:val="single" w:sz="4" w:space="0" w:color="auto"/>
            </w:tcBorders>
          </w:tcPr>
          <w:p w14:paraId="7266BEE4" w14:textId="77777777" w:rsidR="00014408" w:rsidRPr="009E3D6A" w:rsidRDefault="00014408" w:rsidP="00247687">
            <w:pPr>
              <w:spacing w:line="360" w:lineRule="auto"/>
              <w:jc w:val="center"/>
              <w:rPr>
                <w:sz w:val="16"/>
                <w:szCs w:val="16"/>
              </w:rPr>
            </w:pPr>
            <w:r w:rsidRPr="009E3D6A">
              <w:rPr>
                <w:sz w:val="16"/>
                <w:szCs w:val="16"/>
              </w:rPr>
              <w:t>2</w:t>
            </w:r>
            <w:commentRangeStart w:id="273"/>
            <w:r w:rsidRPr="009E3D6A">
              <w:rPr>
                <w:sz w:val="16"/>
                <w:szCs w:val="16"/>
              </w:rPr>
              <w:t>477</w:t>
            </w:r>
            <w:commentRangeEnd w:id="273"/>
            <w:r w:rsidR="00041603">
              <w:rPr>
                <w:rStyle w:val="CommentReference"/>
              </w:rPr>
              <w:commentReference w:id="273"/>
            </w:r>
          </w:p>
        </w:tc>
      </w:tr>
    </w:tbl>
    <w:p w14:paraId="6983FD16" w14:textId="77777777" w:rsidR="00014408" w:rsidRPr="009E3D6A" w:rsidRDefault="00014408" w:rsidP="00247687">
      <w:pPr>
        <w:spacing w:line="360" w:lineRule="auto"/>
      </w:pPr>
      <w:r w:rsidRPr="009E3D6A">
        <w:rPr>
          <w:vertAlign w:val="superscript"/>
        </w:rPr>
        <w:t>1</w:t>
      </w:r>
      <w:r w:rsidRPr="009E3D6A">
        <w:t xml:space="preserve">Full Text analysis was conducted on this journal.  </w:t>
      </w:r>
    </w:p>
    <w:p w14:paraId="079123E4" w14:textId="77777777" w:rsidR="00014408" w:rsidRPr="009E3D6A" w:rsidRDefault="00014408" w:rsidP="00247687">
      <w:pPr>
        <w:spacing w:line="360" w:lineRule="auto"/>
        <w:rPr>
          <w:rStyle w:val="Strong"/>
          <w:b w:val="0"/>
          <w:bCs w:val="0"/>
        </w:rPr>
      </w:pPr>
    </w:p>
    <w:p w14:paraId="661A8EB5" w14:textId="77777777" w:rsidR="00014408" w:rsidRPr="009E3D6A" w:rsidRDefault="00014408" w:rsidP="00247687">
      <w:pPr>
        <w:spacing w:line="360" w:lineRule="auto"/>
      </w:pPr>
      <w:commentRangeStart w:id="274"/>
      <w:r w:rsidRPr="009E3D6A">
        <w:rPr>
          <w:rStyle w:val="Strong"/>
          <w:b w:val="0"/>
          <w:bCs w:val="0"/>
        </w:rPr>
        <w:t>Note. This table shows the n</w:t>
      </w:r>
      <w:r w:rsidRPr="009E3D6A">
        <w:t>umber of articles and abstracts analysed across nine journals for this research. All articles had their titles analysed; abstracts were included only where available.</w:t>
      </w:r>
      <w:commentRangeEnd w:id="274"/>
      <w:r w:rsidR="00041603">
        <w:rPr>
          <w:rStyle w:val="CommentReference"/>
        </w:rPr>
        <w:commentReference w:id="274"/>
      </w:r>
    </w:p>
    <w:p w14:paraId="23E1AE64" w14:textId="77777777" w:rsidR="00014408" w:rsidRPr="009E3D6A" w:rsidRDefault="00014408" w:rsidP="00247687">
      <w:pPr>
        <w:spacing w:line="360" w:lineRule="auto"/>
      </w:pPr>
    </w:p>
    <w:p w14:paraId="23EBF6BD" w14:textId="77777777" w:rsidR="00014408" w:rsidRPr="009E3D6A" w:rsidRDefault="00014408" w:rsidP="00247687">
      <w:pPr>
        <w:spacing w:line="360" w:lineRule="auto"/>
      </w:pPr>
    </w:p>
    <w:p w14:paraId="2E658448" w14:textId="77777777" w:rsidR="00014408" w:rsidRPr="009E3D6A" w:rsidRDefault="00014408" w:rsidP="00247687">
      <w:pPr>
        <w:spacing w:line="360" w:lineRule="auto"/>
        <w:rPr>
          <w:b/>
          <w:bCs/>
          <w:sz w:val="28"/>
          <w:szCs w:val="28"/>
        </w:rPr>
      </w:pPr>
      <w:r w:rsidRPr="009E3D6A">
        <w:rPr>
          <w:b/>
          <w:bCs/>
          <w:sz w:val="28"/>
          <w:szCs w:val="28"/>
        </w:rPr>
        <w:t>Results</w:t>
      </w:r>
    </w:p>
    <w:p w14:paraId="07908CE9" w14:textId="77777777" w:rsidR="00014408" w:rsidRPr="009E3D6A" w:rsidRDefault="00014408" w:rsidP="00247687">
      <w:pPr>
        <w:spacing w:line="360" w:lineRule="auto"/>
      </w:pPr>
    </w:p>
    <w:p w14:paraId="4F7A7673" w14:textId="3DB0C9F7" w:rsidR="00014408" w:rsidRPr="009E3D6A" w:rsidRDefault="00014408" w:rsidP="00247687">
      <w:pPr>
        <w:spacing w:line="360" w:lineRule="auto"/>
      </w:pPr>
      <w:commentRangeStart w:id="275"/>
      <w:r w:rsidRPr="009E3D6A">
        <w:t xml:space="preserve">A total of 45,004 articles </w:t>
      </w:r>
      <w:commentRangeEnd w:id="275"/>
      <w:r w:rsidR="00041603">
        <w:rPr>
          <w:rStyle w:val="CommentReference"/>
        </w:rPr>
        <w:commentReference w:id="275"/>
      </w:r>
      <w:r w:rsidRPr="009E3D6A">
        <w:t xml:space="preserve">published between 1947 and 2024 across nine peer-reviewed academic journals </w:t>
      </w:r>
      <w:del w:id="276" w:author="Georgina Schlub" w:date="2025-05-17T12:55:00Z" w16du:dateUtc="2025-05-17T02:55:00Z">
        <w:r w:rsidRPr="009E3D6A" w:rsidDel="00041603">
          <w:delText xml:space="preserve">publishing </w:delText>
        </w:r>
      </w:del>
      <w:r w:rsidRPr="009E3D6A">
        <w:t xml:space="preserve">on the topic of human genetics </w:t>
      </w:r>
      <w:ins w:id="277" w:author="Georgina Schlub" w:date="2025-05-17T12:53:00Z" w16du:dateUtc="2025-05-17T02:53:00Z">
        <w:r w:rsidR="00041603">
          <w:t xml:space="preserve">were </w:t>
        </w:r>
      </w:ins>
      <w:ins w:id="278" w:author="Georgina Schlub" w:date="2025-05-17T12:54:00Z" w16du:dateUtc="2025-05-17T02:54:00Z">
        <w:r w:rsidR="00041603">
          <w:t>included</w:t>
        </w:r>
      </w:ins>
      <w:ins w:id="279" w:author="Georgina Schlub" w:date="2025-05-17T12:53:00Z" w16du:dateUtc="2025-05-17T02:53:00Z">
        <w:r w:rsidR="00041603">
          <w:t xml:space="preserve"> in this study. </w:t>
        </w:r>
      </w:ins>
      <w:ins w:id="280" w:author="Georgina Schlub" w:date="2025-05-17T12:54:00Z" w16du:dateUtc="2025-05-17T02:54:00Z">
        <w:r w:rsidR="00041603">
          <w:t xml:space="preserve">Of these, full text analysis was performed on 2477 articles, </w:t>
        </w:r>
      </w:ins>
      <w:ins w:id="281" w:author="Georgina Schlub" w:date="2025-05-17T12:56:00Z" w16du:dateUtc="2025-05-17T02:56:00Z">
        <w:r w:rsidR="00041603">
          <w:t>XX abstracts and XX</w:t>
        </w:r>
      </w:ins>
      <w:ins w:id="282" w:author="Georgina Schlub" w:date="2025-05-17T12:54:00Z" w16du:dateUtc="2025-05-17T02:54:00Z">
        <w:r w:rsidR="00041603">
          <w:t xml:space="preserve"> title</w:t>
        </w:r>
      </w:ins>
      <w:ins w:id="283" w:author="Georgina Schlub" w:date="2025-05-17T12:56:00Z" w16du:dateUtc="2025-05-17T02:56:00Z">
        <w:r w:rsidR="00041603">
          <w:t xml:space="preserve">s. </w:t>
        </w:r>
      </w:ins>
      <w:proofErr w:type="spellStart"/>
      <w:ins w:id="284" w:author="Georgina Schlub" w:date="2025-05-17T12:57:00Z" w16du:dateUtc="2025-05-17T02:57:00Z">
        <w:r w:rsidR="00041603">
          <w:t>Abtracts</w:t>
        </w:r>
        <w:proofErr w:type="spellEnd"/>
        <w:r w:rsidR="00041603">
          <w:t xml:space="preserve"> were not available for XX number of articles. </w:t>
        </w:r>
      </w:ins>
      <w:del w:id="285" w:author="Georgina Schlub" w:date="2025-05-17T12:53:00Z" w16du:dateUtc="2025-05-17T02:53:00Z">
        <w:r w:rsidRPr="009E3D6A" w:rsidDel="00041603">
          <w:delText>u</w:delText>
        </w:r>
      </w:del>
      <w:del w:id="286" w:author="Georgina Schlub" w:date="2025-05-17T12:55:00Z" w16du:dateUtc="2025-05-17T02:55:00Z">
        <w:r w:rsidRPr="009E3D6A" w:rsidDel="00041603">
          <w:delText xml:space="preserve">ndertook word frequency analysis this study. </w:delText>
        </w:r>
      </w:del>
    </w:p>
    <w:p w14:paraId="281EEF46" w14:textId="77777777" w:rsidR="00014408" w:rsidRPr="009E3D6A" w:rsidRDefault="00014408" w:rsidP="00247687">
      <w:pPr>
        <w:spacing w:line="360" w:lineRule="auto"/>
      </w:pPr>
    </w:p>
    <w:p w14:paraId="61FFEF2E" w14:textId="7D601DD9" w:rsidR="00041603" w:rsidRPr="00041603" w:rsidRDefault="00ED265C" w:rsidP="00247687">
      <w:pPr>
        <w:spacing w:line="360" w:lineRule="auto"/>
        <w:rPr>
          <w:ins w:id="287" w:author="Georgina Schlub" w:date="2025-05-17T12:58:00Z" w16du:dateUtc="2025-05-17T02:58:00Z"/>
          <w:i/>
          <w:iCs/>
          <w:u w:val="single"/>
          <w:rPrChange w:id="288" w:author="Georgina Schlub" w:date="2025-05-17T12:58:00Z" w16du:dateUtc="2025-05-17T02:58:00Z">
            <w:rPr>
              <w:ins w:id="289" w:author="Georgina Schlub" w:date="2025-05-17T12:58:00Z" w16du:dateUtc="2025-05-17T02:58:00Z"/>
              <w:u w:val="single"/>
            </w:rPr>
          </w:rPrChange>
        </w:rPr>
      </w:pPr>
      <w:commentRangeStart w:id="290"/>
      <w:ins w:id="291" w:author="Georgina Schlub" w:date="2025-05-17T12:58:00Z" w16du:dateUtc="2025-05-17T02:58:00Z">
        <w:r>
          <w:rPr>
            <w:i/>
            <w:iCs/>
            <w:u w:val="single"/>
          </w:rPr>
          <w:t>Word Frequency analysis</w:t>
        </w:r>
      </w:ins>
      <w:ins w:id="292" w:author="Georgina Schlub" w:date="2025-05-17T13:01:00Z" w16du:dateUtc="2025-05-17T03:01:00Z">
        <w:r>
          <w:rPr>
            <w:i/>
            <w:iCs/>
            <w:u w:val="single"/>
          </w:rPr>
          <w:t xml:space="preserve"> – full text</w:t>
        </w:r>
      </w:ins>
      <w:commentRangeEnd w:id="290"/>
      <w:ins w:id="293" w:author="Georgina Schlub" w:date="2025-05-17T13:02:00Z" w16du:dateUtc="2025-05-17T03:02:00Z">
        <w:r>
          <w:rPr>
            <w:rStyle w:val="CommentReference"/>
          </w:rPr>
          <w:commentReference w:id="290"/>
        </w:r>
      </w:ins>
      <w:ins w:id="294" w:author="Georgina Schlub" w:date="2025-05-17T13:08:00Z" w16du:dateUtc="2025-05-17T03:08:00Z">
        <w:r>
          <w:rPr>
            <w:i/>
            <w:iCs/>
            <w:u w:val="single"/>
          </w:rPr>
          <w:t xml:space="preserve"> analysis Journal of Genetic Counselling </w:t>
        </w:r>
      </w:ins>
    </w:p>
    <w:p w14:paraId="45CE0D92" w14:textId="687009ED" w:rsidR="00014408" w:rsidRPr="009E3D6A" w:rsidDel="00ED265C" w:rsidRDefault="00014408" w:rsidP="00247687">
      <w:pPr>
        <w:spacing w:line="360" w:lineRule="auto"/>
        <w:rPr>
          <w:del w:id="295" w:author="Georgina Schlub" w:date="2025-05-17T12:58:00Z" w16du:dateUtc="2025-05-17T02:58:00Z"/>
          <w:u w:val="single"/>
        </w:rPr>
      </w:pPr>
      <w:del w:id="296" w:author="Georgina Schlub" w:date="2025-05-17T12:58:00Z" w16du:dateUtc="2025-05-17T02:58:00Z">
        <w:r w:rsidRPr="009E3D6A" w:rsidDel="00ED265C">
          <w:rPr>
            <w:u w:val="single"/>
          </w:rPr>
          <w:delText xml:space="preserve">“Caucasian” in the Journal of Genetic Counselling </w:delText>
        </w:r>
      </w:del>
    </w:p>
    <w:p w14:paraId="688ED697" w14:textId="77777777" w:rsidR="00014408" w:rsidRPr="009E3D6A" w:rsidRDefault="00014408" w:rsidP="00247687">
      <w:pPr>
        <w:spacing w:line="360" w:lineRule="auto"/>
        <w:rPr>
          <w:u w:val="single"/>
        </w:rPr>
      </w:pPr>
    </w:p>
    <w:p w14:paraId="595A8310" w14:textId="67C47BB8" w:rsidR="00ED265C" w:rsidDel="00ED265C" w:rsidRDefault="00ED265C" w:rsidP="00ED265C">
      <w:pPr>
        <w:spacing w:line="360" w:lineRule="auto"/>
        <w:rPr>
          <w:del w:id="297" w:author="Georgina Schlub" w:date="2025-05-17T13:07:00Z" w16du:dateUtc="2025-05-17T03:07:00Z"/>
          <w:moveTo w:id="298" w:author="Georgina Schlub" w:date="2025-05-17T13:02:00Z" w16du:dateUtc="2025-05-17T03:02:00Z"/>
          <w:rFonts w:eastAsia="Times New Roman"/>
          <w:lang w:val="en-AU" w:eastAsia="en-GB"/>
        </w:rPr>
      </w:pPr>
      <w:commentRangeStart w:id="299"/>
      <w:ins w:id="300" w:author="Georgina Schlub" w:date="2025-05-17T13:03:00Z" w16du:dateUtc="2025-05-17T03:03:00Z">
        <w:r>
          <w:rPr>
            <w:rFonts w:eastAsia="Times New Roman"/>
            <w:lang w:val="en-AU" w:eastAsia="en-GB"/>
          </w:rPr>
          <w:t xml:space="preserve">Of </w:t>
        </w:r>
      </w:ins>
      <w:commentRangeEnd w:id="299"/>
      <w:ins w:id="301" w:author="Georgina Schlub" w:date="2025-05-17T13:06:00Z" w16du:dateUtc="2025-05-17T03:06:00Z">
        <w:r>
          <w:rPr>
            <w:rStyle w:val="CommentReference"/>
          </w:rPr>
          <w:commentReference w:id="299"/>
        </w:r>
      </w:ins>
      <w:ins w:id="302" w:author="Georgina Schlub" w:date="2025-05-17T13:03:00Z" w16du:dateUtc="2025-05-17T03:03:00Z">
        <w:r>
          <w:rPr>
            <w:rFonts w:eastAsia="Times New Roman"/>
            <w:lang w:val="en-AU" w:eastAsia="en-GB"/>
          </w:rPr>
          <w:t xml:space="preserve">the 2477 full </w:t>
        </w:r>
      </w:ins>
      <w:ins w:id="303" w:author="Georgina Schlub" w:date="2025-05-17T13:04:00Z" w16du:dateUtc="2025-05-17T03:04:00Z">
        <w:r>
          <w:rPr>
            <w:rFonts w:eastAsia="Times New Roman"/>
            <w:lang w:val="en-AU" w:eastAsia="en-GB"/>
          </w:rPr>
          <w:t xml:space="preserve">text </w:t>
        </w:r>
      </w:ins>
      <w:ins w:id="304" w:author="Georgina Schlub" w:date="2025-05-17T13:03:00Z" w16du:dateUtc="2025-05-17T03:03:00Z">
        <w:r>
          <w:rPr>
            <w:rFonts w:eastAsia="Times New Roman"/>
            <w:lang w:val="en-AU" w:eastAsia="en-GB"/>
          </w:rPr>
          <w:t xml:space="preserve">articles from the </w:t>
        </w:r>
        <w:r w:rsidRPr="00ED265C">
          <w:rPr>
            <w:rFonts w:eastAsia="Times New Roman"/>
            <w:i/>
            <w:iCs/>
            <w:lang w:val="en-AU" w:eastAsia="en-GB"/>
            <w:rPrChange w:id="305" w:author="Georgina Schlub" w:date="2025-05-17T13:03:00Z" w16du:dateUtc="2025-05-17T03:03:00Z">
              <w:rPr>
                <w:rFonts w:eastAsia="Times New Roman"/>
                <w:lang w:val="en-AU" w:eastAsia="en-GB"/>
              </w:rPr>
            </w:rPrChange>
          </w:rPr>
          <w:t>Journal of Genetic Counselling</w:t>
        </w:r>
        <w:r>
          <w:rPr>
            <w:rFonts w:eastAsia="Times New Roman"/>
            <w:lang w:val="en-AU" w:eastAsia="en-GB"/>
          </w:rPr>
          <w:t>,</w:t>
        </w:r>
      </w:ins>
      <w:ins w:id="306" w:author="Georgina Schlub" w:date="2025-05-17T13:04:00Z" w16du:dateUtc="2025-05-17T03:04:00Z">
        <w:r>
          <w:rPr>
            <w:rFonts w:eastAsia="Times New Roman"/>
            <w:lang w:val="en-AU" w:eastAsia="en-GB"/>
          </w:rPr>
          <w:t xml:space="preserve"> </w:t>
        </w:r>
        <w:r w:rsidRPr="00ED265C">
          <w:rPr>
            <w:rFonts w:eastAsia="Times New Roman"/>
            <w:lang w:val="en-AU" w:eastAsia="en-GB"/>
            <w:rPrChange w:id="307" w:author="Georgina Schlub" w:date="2025-05-17T13:04:00Z" w16du:dateUtc="2025-05-17T03:04:00Z">
              <w:rPr>
                <w:lang w:val="en-AU" w:eastAsia="en-GB"/>
              </w:rPr>
            </w:rPrChange>
          </w:rPr>
          <w:t>[then provide overall break down of the word usage for the three words].</w:t>
        </w:r>
      </w:ins>
      <w:ins w:id="308" w:author="Georgina Schlub" w:date="2025-05-17T13:05:00Z" w16du:dateUtc="2025-05-17T03:05:00Z">
        <w:r>
          <w:rPr>
            <w:rFonts w:eastAsia="Times New Roman"/>
            <w:lang w:val="en-AU" w:eastAsia="en-GB"/>
          </w:rPr>
          <w:t xml:space="preserve"> [</w:t>
        </w:r>
      </w:ins>
      <w:moveToRangeStart w:id="309" w:author="Georgina Schlub" w:date="2025-05-17T13:02:00Z" w:name="move198379387"/>
      <w:moveTo w:id="310" w:author="Georgina Schlub" w:date="2025-05-17T13:02:00Z" w16du:dateUtc="2025-05-17T03:02:00Z">
        <w:r w:rsidRPr="00AF3B93">
          <w:rPr>
            <w:rFonts w:eastAsia="Times New Roman"/>
            <w:lang w:val="en-AU" w:eastAsia="en-GB"/>
          </w:rPr>
          <w:t xml:space="preserve">In the </w:t>
        </w:r>
        <w:del w:id="311" w:author="Georgina Schlub" w:date="2025-05-17T13:07:00Z" w16du:dateUtc="2025-05-17T03:07:00Z">
          <w:r w:rsidRPr="00AF3B93" w:rsidDel="00ED265C">
            <w:rPr>
              <w:rFonts w:eastAsia="Times New Roman"/>
              <w:i/>
              <w:iCs/>
              <w:lang w:val="en-AU" w:eastAsia="en-GB"/>
            </w:rPr>
            <w:delText>Journal of Genetic Counselling</w:delText>
          </w:r>
          <w:r w:rsidRPr="00AF3B93" w:rsidDel="00ED265C">
            <w:rPr>
              <w:rFonts w:eastAsia="Times New Roman"/>
              <w:lang w:val="en-AU" w:eastAsia="en-GB"/>
            </w:rPr>
            <w:delText>’s</w:delText>
          </w:r>
        </w:del>
      </w:moveTo>
      <w:ins w:id="312" w:author="Georgina Schlub" w:date="2025-05-17T13:07:00Z" w16du:dateUtc="2025-05-17T03:07:00Z">
        <w:r>
          <w:rPr>
            <w:rFonts w:eastAsia="Times New Roman"/>
            <w:lang w:val="en-AU" w:eastAsia="en-GB"/>
          </w:rPr>
          <w:t xml:space="preserve">Journal’s </w:t>
        </w:r>
      </w:ins>
      <w:moveTo w:id="313" w:author="Georgina Schlub" w:date="2025-05-17T13:02:00Z" w16du:dateUtc="2025-05-17T03:02:00Z">
        <w:del w:id="314" w:author="Georgina Schlub" w:date="2025-05-17T13:07:00Z" w16du:dateUtc="2025-05-17T03:07:00Z">
          <w:r w:rsidRPr="00AF3B93" w:rsidDel="00ED265C">
            <w:rPr>
              <w:rFonts w:eastAsia="Times New Roman"/>
              <w:lang w:val="en-AU" w:eastAsia="en-GB"/>
            </w:rPr>
            <w:delText xml:space="preserve"> </w:delText>
          </w:r>
        </w:del>
        <w:r w:rsidRPr="00AF3B93">
          <w:rPr>
            <w:rFonts w:eastAsia="Times New Roman"/>
            <w:lang w:val="en-AU" w:eastAsia="en-GB"/>
          </w:rPr>
          <w:t>first year of publication</w:t>
        </w:r>
      </w:moveTo>
      <w:ins w:id="315" w:author="Georgina Schlub" w:date="2025-05-17T13:07:00Z" w16du:dateUtc="2025-05-17T03:07:00Z">
        <w:r>
          <w:rPr>
            <w:rFonts w:eastAsia="Times New Roman"/>
            <w:lang w:val="en-AU" w:eastAsia="en-GB"/>
          </w:rPr>
          <w:t xml:space="preserve"> (1992)</w:t>
        </w:r>
      </w:ins>
      <w:moveTo w:id="316" w:author="Georgina Schlub" w:date="2025-05-17T13:02:00Z" w16du:dateUtc="2025-05-17T03:02:00Z">
        <w:r w:rsidRPr="00AF3B93">
          <w:rPr>
            <w:rFonts w:eastAsia="Times New Roman"/>
            <w:lang w:val="en-AU" w:eastAsia="en-GB"/>
          </w:rPr>
          <w:t>, t</w:t>
        </w:r>
        <w:del w:id="317" w:author="Georgina Schlub" w:date="2025-05-17T13:07:00Z" w16du:dateUtc="2025-05-17T03:07:00Z">
          <w:r w:rsidRPr="00AF3B93" w:rsidDel="00ED265C">
            <w:rPr>
              <w:rFonts w:eastAsia="Times New Roman"/>
              <w:lang w:val="en-AU" w:eastAsia="en-GB"/>
            </w:rPr>
            <w:delText>he term</w:delText>
          </w:r>
        </w:del>
        <w:r w:rsidRPr="00AF3B93">
          <w:rPr>
            <w:rFonts w:eastAsia="Times New Roman"/>
            <w:lang w:val="en-AU" w:eastAsia="en-GB"/>
          </w:rPr>
          <w:t xml:space="preserve"> “Caucasian” </w:t>
        </w:r>
      </w:moveTo>
    </w:p>
    <w:p w14:paraId="0062EE55" w14:textId="43E3DF79" w:rsidR="00ED265C" w:rsidRPr="009E3D6A" w:rsidDel="00A248BF" w:rsidRDefault="00ED265C" w:rsidP="00ED265C">
      <w:pPr>
        <w:spacing w:line="360" w:lineRule="auto"/>
        <w:rPr>
          <w:del w:id="318" w:author="Georgina Schlub" w:date="2025-05-17T13:09:00Z" w16du:dateUtc="2025-05-17T03:09:00Z"/>
          <w:moveTo w:id="319" w:author="Georgina Schlub" w:date="2025-05-17T13:02:00Z" w16du:dateUtc="2025-05-17T03:02:00Z"/>
          <w:b/>
          <w:bCs/>
        </w:rPr>
      </w:pPr>
      <w:moveTo w:id="320" w:author="Georgina Schlub" w:date="2025-05-17T13:02:00Z" w16du:dateUtc="2025-05-17T03:02:00Z">
        <w:r w:rsidRPr="00AF3B93">
          <w:rPr>
            <w:rFonts w:eastAsia="Times New Roman"/>
            <w:lang w:val="en-AU" w:eastAsia="en-GB"/>
          </w:rPr>
          <w:t>appeared in 3.57% of articles. Usage increased over the next fifteen years, peaking in 2007 at 7.5%. Afterward, it steadily declined, appearing in 0.68% of articles in 2023</w:t>
        </w:r>
        <w:r w:rsidRPr="009E3D6A">
          <w:rPr>
            <w:rFonts w:eastAsia="Times New Roman"/>
            <w:lang w:val="en-AU" w:eastAsia="en-GB"/>
          </w:rPr>
          <w:t>, representing a relative decrease of 90.9%.</w:t>
        </w:r>
        <w:r w:rsidRPr="00AF3B93">
          <w:rPr>
            <w:rFonts w:eastAsia="Times New Roman"/>
            <w:lang w:val="en-AU" w:eastAsia="en-GB"/>
          </w:rPr>
          <w:t xml:space="preserve"> No mentions of “Caucasian” were found in the articles analysed from 2024</w:t>
        </w:r>
      </w:moveTo>
      <w:ins w:id="321" w:author="Georgina Schlub" w:date="2025-05-17T13:09:00Z" w16du:dateUtc="2025-05-17T03:09:00Z">
        <w:r w:rsidR="00A248BF">
          <w:rPr>
            <w:rFonts w:eastAsia="Times New Roman"/>
            <w:lang w:val="en-AU" w:eastAsia="en-GB"/>
          </w:rPr>
          <w:t xml:space="preserve"> (</w:t>
        </w:r>
      </w:ins>
      <w:moveTo w:id="322" w:author="Georgina Schlub" w:date="2025-05-17T13:02:00Z" w16du:dateUtc="2025-05-17T03:02:00Z">
        <w:del w:id="323" w:author="Georgina Schlub" w:date="2025-05-17T13:09:00Z" w16du:dateUtc="2025-05-17T03:09:00Z">
          <w:r w:rsidRPr="00AF3B93" w:rsidDel="00A248BF">
            <w:rPr>
              <w:rFonts w:eastAsia="Times New Roman"/>
              <w:lang w:val="en-AU" w:eastAsia="en-GB"/>
            </w:rPr>
            <w:delText>.</w:delText>
          </w:r>
          <w:r w:rsidRPr="009E3D6A" w:rsidDel="00A248BF">
            <w:rPr>
              <w:b/>
              <w:bCs/>
            </w:rPr>
            <w:delText xml:space="preserve"> </w:delText>
          </w:r>
          <w:r w:rsidRPr="009E3D6A" w:rsidDel="00A248BF">
            <w:delText xml:space="preserve">These results are presented </w:delText>
          </w:r>
        </w:del>
        <w:r w:rsidRPr="009E3D6A">
          <w:rPr>
            <w:b/>
            <w:bCs/>
          </w:rPr>
          <w:t>Figure 1</w:t>
        </w:r>
      </w:moveTo>
      <w:ins w:id="324" w:author="Georgina Schlub" w:date="2025-05-17T13:09:00Z" w16du:dateUtc="2025-05-17T03:09:00Z">
        <w:r w:rsidR="00A248BF">
          <w:rPr>
            <w:b/>
            <w:bCs/>
          </w:rPr>
          <w:t>)</w:t>
        </w:r>
      </w:ins>
      <w:moveTo w:id="325" w:author="Georgina Schlub" w:date="2025-05-17T13:02:00Z" w16du:dateUtc="2025-05-17T03:02:00Z">
        <w:r w:rsidRPr="009E3D6A">
          <w:rPr>
            <w:b/>
            <w:bCs/>
          </w:rPr>
          <w:t xml:space="preserve">. </w:t>
        </w:r>
      </w:moveTo>
      <w:ins w:id="326" w:author="Georgina Schlub" w:date="2025-05-17T13:09:00Z" w16du:dateUtc="2025-05-17T03:09:00Z">
        <w:r w:rsidR="00A248BF">
          <w:rPr>
            <w:rFonts w:eastAsia="Times New Roman"/>
            <w:lang w:val="en-AU" w:eastAsia="en-GB"/>
          </w:rPr>
          <w:t xml:space="preserve"> </w:t>
        </w:r>
      </w:ins>
    </w:p>
    <w:moveToRangeEnd w:id="309"/>
    <w:p w14:paraId="496A37A3" w14:textId="4058005C" w:rsidR="00ED265C" w:rsidRPr="00BE7AC8" w:rsidDel="00A248BF" w:rsidRDefault="00ED265C" w:rsidP="00ED265C">
      <w:pPr>
        <w:spacing w:line="360" w:lineRule="auto"/>
        <w:rPr>
          <w:del w:id="327" w:author="Georgina Schlub" w:date="2025-05-17T13:10:00Z" w16du:dateUtc="2025-05-17T03:10:00Z"/>
          <w:moveTo w:id="328" w:author="Georgina Schlub" w:date="2025-05-17T13:03:00Z" w16du:dateUtc="2025-05-17T03:03:00Z"/>
          <w:b/>
          <w:bCs/>
        </w:rPr>
      </w:pPr>
      <w:ins w:id="329" w:author="Georgina Schlub" w:date="2025-05-17T13:08:00Z" w16du:dateUtc="2025-05-17T03:08:00Z">
        <w:r>
          <w:rPr>
            <w:rFonts w:eastAsia="Times New Roman"/>
            <w:lang w:val="en-AU" w:eastAsia="en-GB"/>
          </w:rPr>
          <w:t>By contrast, t</w:t>
        </w:r>
      </w:ins>
      <w:moveToRangeStart w:id="330" w:author="Georgina Schlub" w:date="2025-05-17T13:03:00Z" w:name="move198379413"/>
      <w:moveTo w:id="331" w:author="Georgina Schlub" w:date="2025-05-17T13:03:00Z" w16du:dateUtc="2025-05-17T03:03:00Z">
        <w:del w:id="332" w:author="Georgina Schlub" w:date="2025-05-17T13:08:00Z" w16du:dateUtc="2025-05-17T03:08:00Z">
          <w:r w:rsidRPr="00BE7AC8" w:rsidDel="00ED265C">
            <w:rPr>
              <w:rFonts w:eastAsia="Times New Roman"/>
              <w:lang w:val="en-AU" w:eastAsia="en-GB"/>
            </w:rPr>
            <w:delText>T</w:delText>
          </w:r>
        </w:del>
        <w:r w:rsidRPr="00BE7AC8">
          <w:rPr>
            <w:rFonts w:eastAsia="Times New Roman"/>
            <w:lang w:val="en-AU" w:eastAsia="en-GB"/>
          </w:rPr>
          <w:t xml:space="preserve">he use of “white” in the </w:t>
        </w:r>
      </w:moveTo>
      <w:ins w:id="333" w:author="Georgina Schlub" w:date="2025-05-17T13:09:00Z" w16du:dateUtc="2025-05-17T03:09:00Z">
        <w:r w:rsidR="00A248BF">
          <w:rPr>
            <w:rFonts w:eastAsia="Times New Roman"/>
            <w:lang w:val="en-AU" w:eastAsia="en-GB"/>
          </w:rPr>
          <w:t xml:space="preserve">journal </w:t>
        </w:r>
      </w:ins>
      <w:moveTo w:id="334" w:author="Georgina Schlub" w:date="2025-05-17T13:03:00Z" w16du:dateUtc="2025-05-17T03:03:00Z">
        <w:del w:id="335" w:author="Georgina Schlub" w:date="2025-05-17T13:08:00Z" w16du:dateUtc="2025-05-17T03:08:00Z">
          <w:r w:rsidRPr="00BE7AC8" w:rsidDel="00ED265C">
            <w:rPr>
              <w:rFonts w:eastAsia="Times New Roman"/>
              <w:i/>
              <w:iCs/>
              <w:lang w:val="en-AU" w:eastAsia="en-GB"/>
            </w:rPr>
            <w:delText>Journal of Genetic Counselling</w:delText>
          </w:r>
          <w:r w:rsidRPr="00BE7AC8" w:rsidDel="00ED265C">
            <w:rPr>
              <w:rFonts w:eastAsia="Times New Roman"/>
              <w:lang w:val="en-AU" w:eastAsia="en-GB"/>
            </w:rPr>
            <w:delText xml:space="preserve"> </w:delText>
          </w:r>
        </w:del>
        <w:r w:rsidRPr="00BE7AC8">
          <w:rPr>
            <w:rFonts w:eastAsia="Times New Roman"/>
            <w:lang w:val="en-AU" w:eastAsia="en-GB"/>
          </w:rPr>
          <w:t>increased from 1.27% in 2003 to a peak of 14.84% in 2020. This represents a relative increase of approximately 1068.5% over seventeen years. Usage then declined slightly to 13.16% in 2023 and 10.53% in 2024</w:t>
        </w:r>
      </w:moveTo>
      <w:ins w:id="336" w:author="Georgina Schlub" w:date="2025-05-17T13:10:00Z" w16du:dateUtc="2025-05-17T03:10:00Z">
        <w:r w:rsidR="00A248BF">
          <w:rPr>
            <w:rFonts w:eastAsia="Times New Roman"/>
            <w:lang w:val="en-AU" w:eastAsia="en-GB"/>
          </w:rPr>
          <w:t xml:space="preserve"> </w:t>
        </w:r>
      </w:ins>
      <w:moveTo w:id="337" w:author="Georgina Schlub" w:date="2025-05-17T13:03:00Z" w16du:dateUtc="2025-05-17T03:03:00Z">
        <w:del w:id="338" w:author="Georgina Schlub" w:date="2025-05-17T13:10:00Z" w16du:dateUtc="2025-05-17T03:10:00Z">
          <w:r w:rsidRPr="00BE7AC8" w:rsidDel="00A248BF">
            <w:rPr>
              <w:rFonts w:eastAsia="Times New Roman"/>
              <w:lang w:val="en-AU" w:eastAsia="en-GB"/>
            </w:rPr>
            <w:delText xml:space="preserve">. These results are </w:delText>
          </w:r>
          <w:r w:rsidRPr="009E3D6A" w:rsidDel="00A248BF">
            <w:rPr>
              <w:rFonts w:eastAsia="Times New Roman"/>
              <w:lang w:val="en-AU" w:eastAsia="en-GB"/>
            </w:rPr>
            <w:delText>presented</w:delText>
          </w:r>
          <w:r w:rsidRPr="00BE7AC8" w:rsidDel="00A248BF">
            <w:rPr>
              <w:rFonts w:eastAsia="Times New Roman"/>
              <w:lang w:val="en-AU" w:eastAsia="en-GB"/>
            </w:rPr>
            <w:delText xml:space="preserve"> in </w:delText>
          </w:r>
        </w:del>
      </w:moveTo>
      <w:ins w:id="339" w:author="Georgina Schlub" w:date="2025-05-17T13:10:00Z" w16du:dateUtc="2025-05-17T03:10:00Z">
        <w:r w:rsidR="00A248BF">
          <w:rPr>
            <w:rFonts w:eastAsia="Times New Roman"/>
            <w:lang w:val="en-AU" w:eastAsia="en-GB"/>
          </w:rPr>
          <w:t>(</w:t>
        </w:r>
      </w:ins>
      <w:moveTo w:id="340" w:author="Georgina Schlub" w:date="2025-05-17T13:03:00Z" w16du:dateUtc="2025-05-17T03:03:00Z">
        <w:r w:rsidRPr="00BE7AC8">
          <w:rPr>
            <w:rFonts w:eastAsia="Times New Roman"/>
            <w:b/>
            <w:bCs/>
            <w:lang w:val="en-AU" w:eastAsia="en-GB"/>
          </w:rPr>
          <w:t>Figure 2</w:t>
        </w:r>
      </w:moveTo>
      <w:ins w:id="341" w:author="Georgina Schlub" w:date="2025-05-17T13:10:00Z" w16du:dateUtc="2025-05-17T03:10:00Z">
        <w:r w:rsidR="00A248BF">
          <w:rPr>
            <w:rFonts w:eastAsia="Times New Roman"/>
            <w:b/>
            <w:bCs/>
            <w:lang w:val="en-AU" w:eastAsia="en-GB"/>
          </w:rPr>
          <w:t>)</w:t>
        </w:r>
      </w:ins>
      <w:moveTo w:id="342" w:author="Georgina Schlub" w:date="2025-05-17T13:03:00Z" w16du:dateUtc="2025-05-17T03:03:00Z">
        <w:r w:rsidRPr="00BE7AC8">
          <w:rPr>
            <w:rFonts w:eastAsia="Times New Roman"/>
            <w:b/>
            <w:bCs/>
            <w:lang w:val="en-AU" w:eastAsia="en-GB"/>
          </w:rPr>
          <w:t>.</w:t>
        </w:r>
      </w:moveTo>
      <w:ins w:id="343" w:author="Georgina Schlub" w:date="2025-05-17T13:10:00Z" w16du:dateUtc="2025-05-17T03:10:00Z">
        <w:r w:rsidR="00A248BF">
          <w:rPr>
            <w:rFonts w:eastAsia="Times New Roman"/>
            <w:lang w:val="en-AU" w:eastAsia="en-GB"/>
          </w:rPr>
          <w:t xml:space="preserve"> </w:t>
        </w:r>
      </w:ins>
    </w:p>
    <w:p w14:paraId="57D65906" w14:textId="14A31F7C" w:rsidR="00ED265C" w:rsidRPr="009E3D6A" w:rsidRDefault="00ED265C" w:rsidP="00ED265C">
      <w:pPr>
        <w:spacing w:line="360" w:lineRule="auto"/>
        <w:rPr>
          <w:moveTo w:id="344" w:author="Georgina Schlub" w:date="2025-05-17T13:03:00Z" w16du:dateUtc="2025-05-17T03:03:00Z"/>
          <w:b/>
          <w:bCs/>
        </w:rPr>
      </w:pPr>
      <w:moveToRangeStart w:id="345" w:author="Georgina Schlub" w:date="2025-05-17T13:03:00Z" w:name="move198379428"/>
      <w:moveToRangeEnd w:id="330"/>
      <w:moveTo w:id="346" w:author="Georgina Schlub" w:date="2025-05-17T13:03:00Z" w16du:dateUtc="2025-05-17T03:03:00Z">
        <w:del w:id="347" w:author="Georgina Schlub" w:date="2025-05-17T13:09:00Z" w16du:dateUtc="2025-05-17T03:09:00Z">
          <w:r w:rsidRPr="00750FF8" w:rsidDel="00A248BF">
            <w:rPr>
              <w:rFonts w:eastAsia="Times New Roman"/>
              <w:lang w:val="en-AU" w:eastAsia="en-GB"/>
            </w:rPr>
            <w:delText xml:space="preserve">In the </w:delText>
          </w:r>
          <w:r w:rsidRPr="00750FF8" w:rsidDel="00A248BF">
            <w:rPr>
              <w:rFonts w:eastAsia="Times New Roman"/>
              <w:i/>
              <w:iCs/>
              <w:lang w:val="en-AU" w:eastAsia="en-GB"/>
            </w:rPr>
            <w:delText>Journal of Genetic Counseling</w:delText>
          </w:r>
          <w:r w:rsidRPr="00750FF8" w:rsidDel="00A248BF">
            <w:rPr>
              <w:rFonts w:eastAsia="Times New Roman"/>
              <w:lang w:val="en-AU" w:eastAsia="en-GB"/>
            </w:rPr>
            <w:delText>,</w:delText>
          </w:r>
        </w:del>
      </w:moveTo>
      <w:proofErr w:type="gramStart"/>
      <w:ins w:id="348" w:author="Georgina Schlub" w:date="2025-05-17T13:09:00Z" w16du:dateUtc="2025-05-17T03:09:00Z">
        <w:r w:rsidR="00A248BF">
          <w:rPr>
            <w:rFonts w:eastAsia="Times New Roman"/>
            <w:lang w:val="en-AU" w:eastAsia="en-GB"/>
          </w:rPr>
          <w:t xml:space="preserve">Lastly, </w:t>
        </w:r>
      </w:ins>
      <w:moveTo w:id="349" w:author="Georgina Schlub" w:date="2025-05-17T13:03:00Z" w16du:dateUtc="2025-05-17T03:03:00Z">
        <w:r w:rsidRPr="00750FF8">
          <w:rPr>
            <w:rFonts w:eastAsia="Times New Roman"/>
            <w:lang w:val="en-AU" w:eastAsia="en-GB"/>
          </w:rPr>
          <w:t xml:space="preserve"> the</w:t>
        </w:r>
        <w:proofErr w:type="gramEnd"/>
        <w:r w:rsidRPr="00750FF8">
          <w:rPr>
            <w:rFonts w:eastAsia="Times New Roman"/>
            <w:lang w:val="en-AU" w:eastAsia="en-GB"/>
          </w:rPr>
          <w:t xml:space="preserve"> term “European ancestry” appeared in 3.13% of articles published in 1994. Between 1995 and 2017, there were no recorded mentions of the term. It reappeared in 2018, featuring in 0.96% of articles, and </w:t>
        </w:r>
        <w:r w:rsidRPr="00750FF8">
          <w:rPr>
            <w:rFonts w:eastAsia="Times New Roman"/>
            <w:lang w:val="en-AU" w:eastAsia="en-GB"/>
          </w:rPr>
          <w:lastRenderedPageBreak/>
          <w:t>increased slightly to 1.29% in 2020. By 2023, mentions had decreased to 0.68% of published articles</w:t>
        </w:r>
      </w:moveTo>
      <w:ins w:id="350" w:author="Georgina Schlub" w:date="2025-05-17T13:10:00Z" w16du:dateUtc="2025-05-17T03:10:00Z">
        <w:r w:rsidR="00A248BF">
          <w:rPr>
            <w:rFonts w:eastAsia="Times New Roman"/>
            <w:lang w:val="en-AU" w:eastAsia="en-GB"/>
          </w:rPr>
          <w:t xml:space="preserve"> (</w:t>
        </w:r>
      </w:ins>
      <w:moveTo w:id="351" w:author="Georgina Schlub" w:date="2025-05-17T13:03:00Z" w16du:dateUtc="2025-05-17T03:03:00Z">
        <w:del w:id="352" w:author="Georgina Schlub" w:date="2025-05-17T13:10:00Z" w16du:dateUtc="2025-05-17T03:10:00Z">
          <w:r w:rsidRPr="00750FF8" w:rsidDel="00A248BF">
            <w:rPr>
              <w:rFonts w:eastAsia="Times New Roman"/>
              <w:lang w:val="en-AU" w:eastAsia="en-GB"/>
            </w:rPr>
            <w:delText>.</w:delText>
          </w:r>
          <w:r w:rsidRPr="009E3D6A" w:rsidDel="00A248BF">
            <w:rPr>
              <w:rFonts w:eastAsia="Times New Roman"/>
              <w:lang w:val="en-AU" w:eastAsia="en-GB"/>
            </w:rPr>
            <w:delText xml:space="preserve"> </w:delText>
          </w:r>
          <w:r w:rsidRPr="00BE7AC8" w:rsidDel="00A248BF">
            <w:rPr>
              <w:rFonts w:eastAsia="Times New Roman"/>
              <w:lang w:val="en-AU" w:eastAsia="en-GB"/>
            </w:rPr>
            <w:delText xml:space="preserve">These results are </w:delText>
          </w:r>
          <w:r w:rsidRPr="009E3D6A" w:rsidDel="00A248BF">
            <w:rPr>
              <w:rFonts w:eastAsia="Times New Roman"/>
              <w:lang w:val="en-AU" w:eastAsia="en-GB"/>
            </w:rPr>
            <w:delText>presented</w:delText>
          </w:r>
          <w:r w:rsidRPr="00BE7AC8" w:rsidDel="00A248BF">
            <w:rPr>
              <w:rFonts w:eastAsia="Times New Roman"/>
              <w:lang w:val="en-AU" w:eastAsia="en-GB"/>
            </w:rPr>
            <w:delText xml:space="preserve"> in </w:delText>
          </w:r>
        </w:del>
        <w:r w:rsidRPr="00BE7AC8">
          <w:rPr>
            <w:rFonts w:eastAsia="Times New Roman"/>
            <w:b/>
            <w:bCs/>
            <w:lang w:val="en-AU" w:eastAsia="en-GB"/>
          </w:rPr>
          <w:t xml:space="preserve">Figure </w:t>
        </w:r>
        <w:r w:rsidRPr="009E3D6A">
          <w:rPr>
            <w:rFonts w:eastAsia="Times New Roman"/>
            <w:b/>
            <w:bCs/>
            <w:lang w:val="en-AU" w:eastAsia="en-GB"/>
          </w:rPr>
          <w:t>3</w:t>
        </w:r>
      </w:moveTo>
      <w:ins w:id="353" w:author="Georgina Schlub" w:date="2025-05-17T13:10:00Z" w16du:dateUtc="2025-05-17T03:10:00Z">
        <w:r w:rsidR="00A248BF">
          <w:rPr>
            <w:rFonts w:eastAsia="Times New Roman"/>
            <w:b/>
            <w:bCs/>
            <w:lang w:val="en-AU" w:eastAsia="en-GB"/>
          </w:rPr>
          <w:t>)</w:t>
        </w:r>
      </w:ins>
      <w:moveTo w:id="354" w:author="Georgina Schlub" w:date="2025-05-17T13:03:00Z" w16du:dateUtc="2025-05-17T03:03:00Z">
        <w:r w:rsidRPr="00BE7AC8">
          <w:rPr>
            <w:rFonts w:eastAsia="Times New Roman"/>
            <w:b/>
            <w:bCs/>
            <w:lang w:val="en-AU" w:eastAsia="en-GB"/>
          </w:rPr>
          <w:t>.</w:t>
        </w:r>
      </w:moveTo>
    </w:p>
    <w:moveToRangeEnd w:id="345"/>
    <w:p w14:paraId="34FF7957" w14:textId="77777777" w:rsidR="00ED265C" w:rsidRDefault="00ED265C" w:rsidP="00247687">
      <w:pPr>
        <w:spacing w:line="360" w:lineRule="auto"/>
        <w:rPr>
          <w:ins w:id="355" w:author="Georgina Schlub" w:date="2025-05-17T13:19:00Z" w16du:dateUtc="2025-05-17T03:19:00Z"/>
          <w:rFonts w:eastAsia="Times New Roman"/>
          <w:lang w:val="en-AU" w:eastAsia="en-GB"/>
        </w:rPr>
      </w:pPr>
    </w:p>
    <w:p w14:paraId="15F6363B" w14:textId="0013FF09" w:rsidR="00A248BF" w:rsidRDefault="00442958" w:rsidP="00247687">
      <w:pPr>
        <w:spacing w:line="360" w:lineRule="auto"/>
        <w:rPr>
          <w:ins w:id="356" w:author="Georgina Schlub" w:date="2025-05-17T13:19:00Z" w16du:dateUtc="2025-05-17T03:19:00Z"/>
          <w:rFonts w:eastAsia="Times New Roman"/>
          <w:lang w:val="en-AU" w:eastAsia="en-GB"/>
        </w:rPr>
      </w:pPr>
      <w:ins w:id="357" w:author="Georgina Schlub" w:date="2025-05-17T13:19:00Z" w16du:dateUtc="2025-05-17T03:19:00Z">
        <w:r>
          <w:rPr>
            <w:rFonts w:eastAsia="Times New Roman"/>
            <w:highlight w:val="yellow"/>
            <w:lang w:val="en-AU" w:eastAsia="en-GB"/>
          </w:rPr>
          <w:t xml:space="preserve">Page break </w:t>
        </w:r>
        <w:r w:rsidRPr="00442958">
          <w:rPr>
            <w:rFonts w:eastAsia="Times New Roman"/>
            <w:highlight w:val="yellow"/>
            <w:lang w:val="en-AU" w:eastAsia="en-GB"/>
            <w:rPrChange w:id="358" w:author="Georgina Schlub" w:date="2025-05-17T13:19:00Z" w16du:dateUtc="2025-05-17T03:19:00Z">
              <w:rPr>
                <w:rFonts w:eastAsia="Times New Roman"/>
                <w:lang w:val="en-AU" w:eastAsia="en-GB"/>
              </w:rPr>
            </w:rPrChange>
          </w:rPr>
          <w:t xml:space="preserve">THEN HAVE FIG </w:t>
        </w:r>
        <w:r w:rsidRPr="00442958">
          <w:rPr>
            <w:rFonts w:eastAsia="Times New Roman"/>
            <w:highlight w:val="yellow"/>
            <w:lang w:val="en-AU" w:eastAsia="en-GB"/>
            <w:rPrChange w:id="359" w:author="Georgina Schlub" w:date="2025-05-17T13:20:00Z" w16du:dateUtc="2025-05-17T03:20:00Z">
              <w:rPr>
                <w:rFonts w:eastAsia="Times New Roman"/>
                <w:lang w:val="en-AU" w:eastAsia="en-GB"/>
              </w:rPr>
            </w:rPrChange>
          </w:rPr>
          <w:t>1 – 3 then p</w:t>
        </w:r>
      </w:ins>
      <w:ins w:id="360" w:author="Georgina Schlub" w:date="2025-05-17T13:20:00Z" w16du:dateUtc="2025-05-17T03:20:00Z">
        <w:r w:rsidRPr="00442958">
          <w:rPr>
            <w:rFonts w:eastAsia="Times New Roman"/>
            <w:highlight w:val="yellow"/>
            <w:lang w:val="en-AU" w:eastAsia="en-GB"/>
            <w:rPrChange w:id="361" w:author="Georgina Schlub" w:date="2025-05-17T13:20:00Z" w16du:dateUtc="2025-05-17T03:20:00Z">
              <w:rPr>
                <w:rFonts w:eastAsia="Times New Roman"/>
                <w:lang w:val="en-AU" w:eastAsia="en-GB"/>
              </w:rPr>
            </w:rPrChange>
          </w:rPr>
          <w:t xml:space="preserve">age </w:t>
        </w:r>
        <w:r w:rsidRPr="00442958">
          <w:rPr>
            <w:rFonts w:eastAsia="Times New Roman"/>
            <w:highlight w:val="yellow"/>
            <w:lang w:val="en-AU" w:eastAsia="en-GB"/>
            <w:rPrChange w:id="362" w:author="Georgina Schlub" w:date="2025-05-17T13:22:00Z" w16du:dateUtc="2025-05-17T03:22:00Z">
              <w:rPr>
                <w:rFonts w:eastAsia="Times New Roman"/>
                <w:lang w:val="en-AU" w:eastAsia="en-GB"/>
              </w:rPr>
            </w:rPrChange>
          </w:rPr>
          <w:t>break</w:t>
        </w:r>
      </w:ins>
      <w:ins w:id="363" w:author="Georgina Schlub" w:date="2025-05-17T13:22:00Z" w16du:dateUtc="2025-05-17T03:22:00Z">
        <w:r w:rsidRPr="00442958">
          <w:rPr>
            <w:rFonts w:eastAsia="Times New Roman"/>
            <w:highlight w:val="yellow"/>
            <w:lang w:val="en-AU" w:eastAsia="en-GB"/>
            <w:rPrChange w:id="364" w:author="Georgina Schlub" w:date="2025-05-17T13:22:00Z" w16du:dateUtc="2025-05-17T03:22:00Z">
              <w:rPr>
                <w:rFonts w:eastAsia="Times New Roman"/>
                <w:lang w:val="en-AU" w:eastAsia="en-GB"/>
              </w:rPr>
            </w:rPrChange>
          </w:rPr>
          <w:t xml:space="preserve"> for next section of your results</w:t>
        </w:r>
      </w:ins>
    </w:p>
    <w:p w14:paraId="58A5A069" w14:textId="77777777" w:rsidR="00A248BF" w:rsidRDefault="00A248BF" w:rsidP="00247687">
      <w:pPr>
        <w:spacing w:line="360" w:lineRule="auto"/>
        <w:rPr>
          <w:ins w:id="365" w:author="Georgina Schlub" w:date="2025-05-17T13:02:00Z" w16du:dateUtc="2025-05-17T03:02:00Z"/>
          <w:rFonts w:eastAsia="Times New Roman"/>
          <w:lang w:val="en-AU" w:eastAsia="en-GB"/>
        </w:rPr>
      </w:pPr>
    </w:p>
    <w:p w14:paraId="37F8313F" w14:textId="71AA0A62" w:rsidR="00ED265C" w:rsidRPr="00ED265C" w:rsidRDefault="00ED265C" w:rsidP="00247687">
      <w:pPr>
        <w:spacing w:line="360" w:lineRule="auto"/>
        <w:rPr>
          <w:ins w:id="366" w:author="Georgina Schlub" w:date="2025-05-17T13:02:00Z" w16du:dateUtc="2025-05-17T03:02:00Z"/>
          <w:rFonts w:eastAsia="Times New Roman"/>
          <w:i/>
          <w:iCs/>
          <w:lang w:val="en-AU" w:eastAsia="en-GB"/>
          <w:rPrChange w:id="367" w:author="Georgina Schlub" w:date="2025-05-17T13:02:00Z" w16du:dateUtc="2025-05-17T03:02:00Z">
            <w:rPr>
              <w:ins w:id="368" w:author="Georgina Schlub" w:date="2025-05-17T13:02:00Z" w16du:dateUtc="2025-05-17T03:02:00Z"/>
              <w:rFonts w:eastAsia="Times New Roman"/>
              <w:lang w:val="en-AU" w:eastAsia="en-GB"/>
            </w:rPr>
          </w:rPrChange>
        </w:rPr>
      </w:pPr>
      <w:ins w:id="369" w:author="Georgina Schlub" w:date="2025-05-17T13:02:00Z" w16du:dateUtc="2025-05-17T03:02:00Z">
        <w:r>
          <w:rPr>
            <w:rFonts w:eastAsia="Times New Roman"/>
            <w:i/>
            <w:iCs/>
            <w:lang w:val="en-AU" w:eastAsia="en-GB"/>
          </w:rPr>
          <w:t>Word Frequency analysis – title and abstract</w:t>
        </w:r>
      </w:ins>
    </w:p>
    <w:p w14:paraId="7C57C29D" w14:textId="77777777" w:rsidR="00ED265C" w:rsidRDefault="00ED265C" w:rsidP="00247687">
      <w:pPr>
        <w:spacing w:line="360" w:lineRule="auto"/>
        <w:rPr>
          <w:ins w:id="370" w:author="Georgina Schlub" w:date="2025-05-17T13:02:00Z" w16du:dateUtc="2025-05-17T03:02:00Z"/>
          <w:rFonts w:eastAsia="Times New Roman"/>
          <w:lang w:val="en-AU" w:eastAsia="en-GB"/>
        </w:rPr>
      </w:pPr>
    </w:p>
    <w:p w14:paraId="0CEB7C46" w14:textId="0C9E2E86" w:rsidR="00014408" w:rsidRPr="009E3D6A" w:rsidDel="00ED265C" w:rsidRDefault="00A248BF" w:rsidP="00247687">
      <w:pPr>
        <w:spacing w:line="360" w:lineRule="auto"/>
        <w:rPr>
          <w:moveFrom w:id="371" w:author="Georgina Schlub" w:date="2025-05-17T13:02:00Z" w16du:dateUtc="2025-05-17T03:02:00Z"/>
          <w:b/>
          <w:bCs/>
        </w:rPr>
      </w:pPr>
      <w:ins w:id="372" w:author="Georgina Schlub" w:date="2025-05-17T13:16:00Z" w16du:dateUtc="2025-05-17T03:16:00Z">
        <w:r>
          <w:rPr>
            <w:rFonts w:eastAsia="Times New Roman"/>
            <w:lang w:val="en-AU" w:eastAsia="en-GB"/>
          </w:rPr>
          <w:t>Present this section as above</w:t>
        </w:r>
      </w:ins>
      <w:ins w:id="373" w:author="Georgina Schlub" w:date="2025-05-17T13:17:00Z" w16du:dateUtc="2025-05-17T03:17:00Z">
        <w:r>
          <w:rPr>
            <w:rFonts w:eastAsia="Times New Roman"/>
            <w:lang w:val="en-AU" w:eastAsia="en-GB"/>
          </w:rPr>
          <w:t>…</w:t>
        </w:r>
        <w:r w:rsidRPr="00A248BF">
          <w:rPr>
            <w:rFonts w:eastAsia="Times New Roman"/>
            <w:lang w:val="en-AU" w:eastAsia="en-GB"/>
          </w:rPr>
          <w:t xml:space="preserve"> </w:t>
        </w:r>
        <w:commentRangeStart w:id="374"/>
        <w:r>
          <w:rPr>
            <w:rFonts w:eastAsia="Times New Roman"/>
            <w:lang w:val="en-AU" w:eastAsia="en-GB"/>
          </w:rPr>
          <w:t xml:space="preserve">Of </w:t>
        </w:r>
        <w:commentRangeEnd w:id="374"/>
        <w:r>
          <w:rPr>
            <w:rStyle w:val="CommentReference"/>
          </w:rPr>
          <w:commentReference w:id="374"/>
        </w:r>
        <w:r>
          <w:rPr>
            <w:rFonts w:eastAsia="Times New Roman"/>
            <w:lang w:val="en-AU" w:eastAsia="en-GB"/>
          </w:rPr>
          <w:t xml:space="preserve">the </w:t>
        </w:r>
        <w:r>
          <w:rPr>
            <w:rFonts w:eastAsia="Times New Roman"/>
            <w:lang w:val="en-AU" w:eastAsia="en-GB"/>
          </w:rPr>
          <w:t>XX</w:t>
        </w:r>
        <w:r>
          <w:rPr>
            <w:rFonts w:eastAsia="Times New Roman"/>
            <w:lang w:val="en-AU" w:eastAsia="en-GB"/>
          </w:rPr>
          <w:t xml:space="preserve"> </w:t>
        </w:r>
        <w:r>
          <w:rPr>
            <w:rFonts w:eastAsia="Times New Roman"/>
            <w:lang w:val="en-AU" w:eastAsia="en-GB"/>
          </w:rPr>
          <w:t>titles and abstracts across eight journals</w:t>
        </w:r>
        <w:r>
          <w:rPr>
            <w:rFonts w:eastAsia="Times New Roman"/>
            <w:lang w:val="en-AU" w:eastAsia="en-GB"/>
          </w:rPr>
          <w:t xml:space="preserve">, </w:t>
        </w:r>
        <w:r w:rsidRPr="00727D44">
          <w:rPr>
            <w:rFonts w:eastAsia="Times New Roman"/>
            <w:lang w:val="en-AU" w:eastAsia="en-GB"/>
          </w:rPr>
          <w:t>[then provide overall break down of the word usage for the three words].</w:t>
        </w:r>
        <w:r>
          <w:rPr>
            <w:rFonts w:eastAsia="Times New Roman"/>
            <w:lang w:val="en-AU" w:eastAsia="en-GB"/>
          </w:rPr>
          <w:t xml:space="preserve"> </w:t>
        </w:r>
      </w:ins>
      <w:moveFromRangeStart w:id="375" w:author="Georgina Schlub" w:date="2025-05-17T13:02:00Z" w:name="move198379387"/>
      <w:moveFrom w:id="376" w:author="Georgina Schlub" w:date="2025-05-17T13:02:00Z" w16du:dateUtc="2025-05-17T03:02:00Z">
        <w:r w:rsidR="00014408" w:rsidRPr="00AF3B93" w:rsidDel="00ED265C">
          <w:rPr>
            <w:rFonts w:eastAsia="Times New Roman"/>
            <w:lang w:val="en-AU" w:eastAsia="en-GB"/>
          </w:rPr>
          <w:t xml:space="preserve">In the </w:t>
        </w:r>
        <w:r w:rsidR="00014408" w:rsidRPr="00AF3B93" w:rsidDel="00ED265C">
          <w:rPr>
            <w:rFonts w:eastAsia="Times New Roman"/>
            <w:i/>
            <w:iCs/>
            <w:lang w:val="en-AU" w:eastAsia="en-GB"/>
          </w:rPr>
          <w:t>Journal of Genetic Counselling</w:t>
        </w:r>
        <w:r w:rsidR="00014408" w:rsidRPr="00AF3B93" w:rsidDel="00ED265C">
          <w:rPr>
            <w:rFonts w:eastAsia="Times New Roman"/>
            <w:lang w:val="en-AU" w:eastAsia="en-GB"/>
          </w:rPr>
          <w:t>’s first year of publication, the term “Caucasian” appeared in 3.57% of articles. Usage increased over the next fifteen years, peaking in 2007 at 7.5%. Afterward, it steadily declined, appearing in 0.68% of articles in 2023</w:t>
        </w:r>
        <w:r w:rsidR="00014408" w:rsidRPr="009E3D6A" w:rsidDel="00ED265C">
          <w:rPr>
            <w:rFonts w:eastAsia="Times New Roman"/>
            <w:lang w:val="en-AU" w:eastAsia="en-GB"/>
          </w:rPr>
          <w:t>, representing a relative decrease of 90.9%.</w:t>
        </w:r>
        <w:r w:rsidR="00014408" w:rsidRPr="00AF3B93" w:rsidDel="00ED265C">
          <w:rPr>
            <w:rFonts w:eastAsia="Times New Roman"/>
            <w:lang w:val="en-AU" w:eastAsia="en-GB"/>
          </w:rPr>
          <w:t xml:space="preserve"> No mentions of “Caucasian” were found in the articles analysed from 2024.</w:t>
        </w:r>
        <w:r w:rsidR="00014408" w:rsidRPr="009E3D6A" w:rsidDel="00ED265C">
          <w:rPr>
            <w:b/>
            <w:bCs/>
          </w:rPr>
          <w:t xml:space="preserve"> </w:t>
        </w:r>
        <w:r w:rsidR="00014408" w:rsidRPr="009E3D6A" w:rsidDel="00ED265C">
          <w:t xml:space="preserve">These results are presented </w:t>
        </w:r>
        <w:r w:rsidR="00014408" w:rsidRPr="009E3D6A" w:rsidDel="00ED265C">
          <w:rPr>
            <w:b/>
            <w:bCs/>
          </w:rPr>
          <w:t xml:space="preserve">Figure 1. </w:t>
        </w:r>
      </w:moveFrom>
    </w:p>
    <w:moveFromRangeEnd w:id="375"/>
    <w:p w14:paraId="410B41ED" w14:textId="205A1F9C" w:rsidR="00014408" w:rsidRPr="009E3D6A" w:rsidDel="00ED265C" w:rsidRDefault="00014408" w:rsidP="00247687">
      <w:pPr>
        <w:spacing w:line="360" w:lineRule="auto"/>
        <w:rPr>
          <w:del w:id="377" w:author="Georgina Schlub" w:date="2025-05-17T12:58:00Z" w16du:dateUtc="2025-05-17T02:58:00Z"/>
        </w:rPr>
      </w:pPr>
    </w:p>
    <w:p w14:paraId="67ECF949" w14:textId="657CFF70" w:rsidR="00014408" w:rsidRPr="009E3D6A" w:rsidDel="00ED265C" w:rsidRDefault="00014408" w:rsidP="00247687">
      <w:pPr>
        <w:spacing w:line="360" w:lineRule="auto"/>
        <w:rPr>
          <w:del w:id="378" w:author="Georgina Schlub" w:date="2025-05-17T12:58:00Z" w16du:dateUtc="2025-05-17T02:58:00Z"/>
          <w:u w:val="single"/>
        </w:rPr>
      </w:pPr>
      <w:del w:id="379" w:author="Georgina Schlub" w:date="2025-05-17T12:58:00Z" w16du:dateUtc="2025-05-17T02:58:00Z">
        <w:r w:rsidRPr="009E3D6A" w:rsidDel="00ED265C">
          <w:rPr>
            <w:u w:val="single"/>
          </w:rPr>
          <w:delText xml:space="preserve">“Caucasian” in titles and abstracts of eight journals </w:delText>
        </w:r>
      </w:del>
    </w:p>
    <w:p w14:paraId="5BFA3DF9" w14:textId="23D206C8" w:rsidR="00014408" w:rsidRPr="009E3D6A" w:rsidDel="00A248BF" w:rsidRDefault="00014408" w:rsidP="00247687">
      <w:pPr>
        <w:spacing w:line="360" w:lineRule="auto"/>
        <w:rPr>
          <w:del w:id="380" w:author="Georgina Schlub" w:date="2025-05-17T13:18:00Z" w16du:dateUtc="2025-05-17T03:18:00Z"/>
          <w:u w:val="single"/>
        </w:rPr>
      </w:pPr>
    </w:p>
    <w:p w14:paraId="09245DB5" w14:textId="4CDE9946" w:rsidR="00014408" w:rsidRPr="00DA096E" w:rsidDel="00442958" w:rsidRDefault="00014408" w:rsidP="00247687">
      <w:pPr>
        <w:spacing w:line="360" w:lineRule="auto"/>
        <w:rPr>
          <w:del w:id="381" w:author="Georgina Schlub" w:date="2025-05-17T13:24:00Z" w16du:dateUtc="2025-05-17T03:24:00Z"/>
        </w:rPr>
      </w:pPr>
      <w:del w:id="382" w:author="Georgina Schlub" w:date="2025-05-17T13:18:00Z" w16du:dateUtc="2025-05-17T03:18:00Z">
        <w:r w:rsidRPr="00DA096E" w:rsidDel="00A248BF">
          <w:rPr>
            <w:rFonts w:eastAsia="Times New Roman"/>
            <w:lang w:val="en-AU" w:eastAsia="en-GB"/>
          </w:rPr>
          <w:delText xml:space="preserve">In the titles and abstracts analysed from eight journals, </w:delText>
        </w:r>
      </w:del>
      <w:ins w:id="383" w:author="Georgina Schlub" w:date="2025-05-17T13:23:00Z" w16du:dateUtc="2025-05-17T03:23:00Z">
        <w:r w:rsidR="00442958">
          <w:rPr>
            <w:rFonts w:eastAsia="Times New Roman"/>
            <w:lang w:val="en-AU" w:eastAsia="en-GB"/>
          </w:rPr>
          <w:t>T</w:t>
        </w:r>
      </w:ins>
      <w:del w:id="384" w:author="Georgina Schlub" w:date="2025-05-17T13:23:00Z" w16du:dateUtc="2025-05-17T03:23:00Z">
        <w:r w:rsidRPr="00DA096E" w:rsidDel="00442958">
          <w:rPr>
            <w:rFonts w:eastAsia="Times New Roman"/>
            <w:lang w:val="en-AU" w:eastAsia="en-GB"/>
          </w:rPr>
          <w:delText>t</w:delText>
        </w:r>
      </w:del>
      <w:r w:rsidRPr="00DA096E">
        <w:rPr>
          <w:rFonts w:eastAsia="Times New Roman"/>
          <w:lang w:val="en-AU" w:eastAsia="en-GB"/>
        </w:rPr>
        <w:t xml:space="preserve">he use of “Caucasian” </w:t>
      </w:r>
      <w:ins w:id="385" w:author="Georgina Schlub" w:date="2025-05-17T13:23:00Z" w16du:dateUtc="2025-05-17T03:23:00Z">
        <w:r w:rsidR="00442958">
          <w:rPr>
            <w:rFonts w:eastAsia="Times New Roman"/>
            <w:lang w:val="en-AU" w:eastAsia="en-GB"/>
          </w:rPr>
          <w:t xml:space="preserve">in titles and abstracts </w:t>
        </w:r>
      </w:ins>
      <w:r w:rsidRPr="00DA096E">
        <w:rPr>
          <w:rFonts w:eastAsia="Times New Roman"/>
          <w:lang w:val="en-AU" w:eastAsia="en-GB"/>
        </w:rPr>
        <w:t xml:space="preserve">followed a steady upward trend, peaking in 2001 at 1.4%. </w:t>
      </w:r>
      <w:ins w:id="386" w:author="Georgina Schlub" w:date="2025-05-17T13:23:00Z" w16du:dateUtc="2025-05-17T03:23:00Z">
        <w:r w:rsidR="00442958">
          <w:rPr>
            <w:rFonts w:eastAsia="Times New Roman"/>
            <w:lang w:val="en-AU" w:eastAsia="en-GB"/>
          </w:rPr>
          <w:t>By</w:t>
        </w:r>
      </w:ins>
      <w:del w:id="387" w:author="Georgina Schlub" w:date="2025-05-17T13:23:00Z" w16du:dateUtc="2025-05-17T03:23:00Z">
        <w:r w:rsidRPr="00DA096E" w:rsidDel="00442958">
          <w:rPr>
            <w:rFonts w:eastAsia="Times New Roman"/>
            <w:lang w:val="en-AU" w:eastAsia="en-GB"/>
          </w:rPr>
          <w:delText>By</w:delText>
        </w:r>
      </w:del>
      <w:r w:rsidRPr="00DA096E">
        <w:rPr>
          <w:rFonts w:eastAsia="Times New Roman"/>
          <w:lang w:val="en-AU" w:eastAsia="en-GB"/>
        </w:rPr>
        <w:t xml:space="preserve"> 2023, this had declined to 0.12%</w:t>
      </w:r>
      <w:r w:rsidRPr="009E3D6A">
        <w:rPr>
          <w:rFonts w:eastAsia="Times New Roman"/>
          <w:lang w:val="en-AU" w:eastAsia="en-GB"/>
        </w:rPr>
        <w:t xml:space="preserve">, </w:t>
      </w:r>
      <w:r w:rsidRPr="00DA096E">
        <w:rPr>
          <w:rFonts w:eastAsia="Times New Roman"/>
          <w:lang w:val="en-AU" w:eastAsia="en-GB"/>
        </w:rPr>
        <w:t>a relative decrease of approximately 91.4%</w:t>
      </w:r>
      <w:ins w:id="388" w:author="Georgina Schlub" w:date="2025-05-17T13:23:00Z" w16du:dateUtc="2025-05-17T03:23:00Z">
        <w:r w:rsidR="00442958">
          <w:rPr>
            <w:rFonts w:eastAsia="Times New Roman"/>
            <w:lang w:val="en-AU" w:eastAsia="en-GB"/>
          </w:rPr>
          <w:t xml:space="preserve"> and by</w:t>
        </w:r>
      </w:ins>
      <w:del w:id="389" w:author="Georgina Schlub" w:date="2025-05-17T13:23:00Z" w16du:dateUtc="2025-05-17T03:23:00Z">
        <w:r w:rsidRPr="00DA096E" w:rsidDel="00442958">
          <w:rPr>
            <w:rFonts w:eastAsia="Times New Roman"/>
            <w:lang w:val="en-AU" w:eastAsia="en-GB"/>
          </w:rPr>
          <w:delText>. In</w:delText>
        </w:r>
      </w:del>
      <w:r w:rsidRPr="00DA096E">
        <w:rPr>
          <w:rFonts w:eastAsia="Times New Roman"/>
          <w:lang w:val="en-AU" w:eastAsia="en-GB"/>
        </w:rPr>
        <w:t xml:space="preserve"> 2024, the term was not used in any of the articles analysed</w:t>
      </w:r>
      <w:ins w:id="390" w:author="Georgina Schlub" w:date="2025-05-17T13:23:00Z" w16du:dateUtc="2025-05-17T03:23:00Z">
        <w:r w:rsidR="00442958">
          <w:rPr>
            <w:rFonts w:eastAsia="Times New Roman"/>
            <w:lang w:val="en-AU" w:eastAsia="en-GB"/>
          </w:rPr>
          <w:t xml:space="preserve"> (Figure 4)</w:t>
        </w:r>
      </w:ins>
      <w:r w:rsidRPr="00DA096E">
        <w:rPr>
          <w:rFonts w:eastAsia="Times New Roman"/>
          <w:lang w:val="en-AU" w:eastAsia="en-GB"/>
        </w:rPr>
        <w:t>.</w:t>
      </w:r>
      <w:del w:id="391" w:author="Georgina Schlub" w:date="2025-05-17T13:24:00Z" w16du:dateUtc="2025-05-17T03:24:00Z">
        <w:r w:rsidRPr="00DA096E" w:rsidDel="00442958">
          <w:rPr>
            <w:rFonts w:eastAsia="Times New Roman"/>
            <w:lang w:val="en-AU" w:eastAsia="en-GB"/>
          </w:rPr>
          <w:delText xml:space="preserve"> These results are </w:delText>
        </w:r>
        <w:r w:rsidRPr="009E3D6A" w:rsidDel="00442958">
          <w:rPr>
            <w:rFonts w:eastAsia="Times New Roman"/>
            <w:lang w:val="en-AU" w:eastAsia="en-GB"/>
          </w:rPr>
          <w:delText>presented</w:delText>
        </w:r>
        <w:r w:rsidRPr="00DA096E" w:rsidDel="00442958">
          <w:rPr>
            <w:rFonts w:eastAsia="Times New Roman"/>
            <w:lang w:val="en-AU" w:eastAsia="en-GB"/>
          </w:rPr>
          <w:delText xml:space="preserve"> in </w:delText>
        </w:r>
        <w:r w:rsidRPr="00DA096E" w:rsidDel="00442958">
          <w:rPr>
            <w:rFonts w:eastAsia="Times New Roman"/>
            <w:b/>
            <w:bCs/>
            <w:lang w:val="en-AU" w:eastAsia="en-GB"/>
          </w:rPr>
          <w:delText>Figure 4.</w:delText>
        </w:r>
      </w:del>
      <w:ins w:id="392" w:author="Georgina Schlub" w:date="2025-05-17T13:24:00Z" w16du:dateUtc="2025-05-17T03:24:00Z">
        <w:r w:rsidR="00442958">
          <w:t xml:space="preserve"> By contrast, </w:t>
        </w:r>
      </w:ins>
    </w:p>
    <w:p w14:paraId="532BA9B7" w14:textId="20F10D69" w:rsidR="00014408" w:rsidRPr="009E3D6A" w:rsidDel="00A248BF" w:rsidRDefault="00014408" w:rsidP="00247687">
      <w:pPr>
        <w:spacing w:line="360" w:lineRule="auto"/>
        <w:rPr>
          <w:del w:id="393" w:author="Georgina Schlub" w:date="2025-05-17T13:16:00Z" w16du:dateUtc="2025-05-17T03:16:00Z"/>
        </w:rPr>
      </w:pPr>
    </w:p>
    <w:p w14:paraId="4D1ABDD4" w14:textId="37C0200A" w:rsidR="00014408" w:rsidRPr="009E3D6A" w:rsidDel="00A248BF" w:rsidRDefault="00014408" w:rsidP="00247687">
      <w:pPr>
        <w:spacing w:line="360" w:lineRule="auto"/>
        <w:rPr>
          <w:del w:id="394" w:author="Georgina Schlub" w:date="2025-05-17T13:16:00Z" w16du:dateUtc="2025-05-17T03:16:00Z"/>
          <w:u w:val="single"/>
        </w:rPr>
      </w:pPr>
      <w:del w:id="395" w:author="Georgina Schlub" w:date="2025-05-17T13:16:00Z" w16du:dateUtc="2025-05-17T03:16:00Z">
        <w:r w:rsidRPr="009E3D6A" w:rsidDel="00A248BF">
          <w:rPr>
            <w:u w:val="single"/>
          </w:rPr>
          <w:delText xml:space="preserve">“White” in the Journal of Genetic Counselling </w:delText>
        </w:r>
      </w:del>
    </w:p>
    <w:p w14:paraId="3CC9557D" w14:textId="77777777" w:rsidR="009E3D6A" w:rsidRPr="009E3D6A" w:rsidDel="00442958" w:rsidRDefault="009E3D6A" w:rsidP="00247687">
      <w:pPr>
        <w:spacing w:line="360" w:lineRule="auto"/>
        <w:rPr>
          <w:del w:id="396" w:author="Georgina Schlub" w:date="2025-05-17T13:24:00Z" w16du:dateUtc="2025-05-17T03:24:00Z"/>
          <w:u w:val="single"/>
        </w:rPr>
      </w:pPr>
    </w:p>
    <w:p w14:paraId="15F13A85" w14:textId="0488A400" w:rsidR="00014408" w:rsidRPr="00BE7AC8" w:rsidDel="00442958" w:rsidRDefault="00014408" w:rsidP="00247687">
      <w:pPr>
        <w:spacing w:line="360" w:lineRule="auto"/>
        <w:rPr>
          <w:del w:id="397" w:author="Georgina Schlub" w:date="2025-05-17T13:24:00Z" w16du:dateUtc="2025-05-17T03:24:00Z"/>
          <w:moveFrom w:id="398" w:author="Georgina Schlub" w:date="2025-05-17T13:03:00Z" w16du:dateUtc="2025-05-17T03:03:00Z"/>
          <w:b/>
          <w:bCs/>
        </w:rPr>
      </w:pPr>
      <w:moveFromRangeStart w:id="399" w:author="Georgina Schlub" w:date="2025-05-17T13:03:00Z" w:name="move198379413"/>
      <w:moveFrom w:id="400" w:author="Georgina Schlub" w:date="2025-05-17T13:03:00Z" w16du:dateUtc="2025-05-17T03:03:00Z">
        <w:r w:rsidRPr="00BE7AC8" w:rsidDel="00ED265C">
          <w:rPr>
            <w:rFonts w:eastAsia="Times New Roman"/>
            <w:lang w:val="en-AU" w:eastAsia="en-GB"/>
          </w:rPr>
          <w:t xml:space="preserve">The use of “white” in the </w:t>
        </w:r>
        <w:r w:rsidRPr="00BE7AC8" w:rsidDel="00ED265C">
          <w:rPr>
            <w:rFonts w:eastAsia="Times New Roman"/>
            <w:i/>
            <w:iCs/>
            <w:lang w:val="en-AU" w:eastAsia="en-GB"/>
          </w:rPr>
          <w:t>Journal of Genetic Counselling</w:t>
        </w:r>
        <w:r w:rsidRPr="00BE7AC8" w:rsidDel="00ED265C">
          <w:rPr>
            <w:rFonts w:eastAsia="Times New Roman"/>
            <w:lang w:val="en-AU" w:eastAsia="en-GB"/>
          </w:rPr>
          <w:t xml:space="preserve"> increased from 1.27% in 2003 to a peak of 14.84% in 2020. This represents a relative increase of approximately 1068.5% over seventeen years. Usage then declined slightly to 13.16% in 2023 and 10.53% in 2024. These results are </w:t>
        </w:r>
        <w:r w:rsidRPr="009E3D6A" w:rsidDel="00ED265C">
          <w:rPr>
            <w:rFonts w:eastAsia="Times New Roman"/>
            <w:lang w:val="en-AU" w:eastAsia="en-GB"/>
          </w:rPr>
          <w:t>presented</w:t>
        </w:r>
        <w:r w:rsidRPr="00BE7AC8" w:rsidDel="00ED265C">
          <w:rPr>
            <w:rFonts w:eastAsia="Times New Roman"/>
            <w:lang w:val="en-AU" w:eastAsia="en-GB"/>
          </w:rPr>
          <w:t xml:space="preserve"> in </w:t>
        </w:r>
        <w:r w:rsidRPr="00BE7AC8" w:rsidDel="00ED265C">
          <w:rPr>
            <w:rFonts w:eastAsia="Times New Roman"/>
            <w:b/>
            <w:bCs/>
            <w:lang w:val="en-AU" w:eastAsia="en-GB"/>
          </w:rPr>
          <w:t>Figure 2</w:t>
        </w:r>
        <w:del w:id="401" w:author="Georgina Schlub" w:date="2025-05-17T13:24:00Z" w16du:dateUtc="2025-05-17T03:24:00Z">
          <w:r w:rsidRPr="00BE7AC8" w:rsidDel="00442958">
            <w:rPr>
              <w:rFonts w:eastAsia="Times New Roman"/>
              <w:b/>
              <w:bCs/>
              <w:lang w:val="en-AU" w:eastAsia="en-GB"/>
            </w:rPr>
            <w:delText>.</w:delText>
          </w:r>
        </w:del>
      </w:moveFrom>
    </w:p>
    <w:moveFromRangeEnd w:id="399"/>
    <w:p w14:paraId="625EC540" w14:textId="77777777" w:rsidR="00014408" w:rsidRPr="009E3D6A" w:rsidDel="00442958" w:rsidRDefault="00014408" w:rsidP="00247687">
      <w:pPr>
        <w:spacing w:line="360" w:lineRule="auto"/>
        <w:rPr>
          <w:del w:id="402" w:author="Georgina Schlub" w:date="2025-05-17T13:24:00Z" w16du:dateUtc="2025-05-17T03:24:00Z"/>
          <w:b/>
          <w:bCs/>
        </w:rPr>
      </w:pPr>
    </w:p>
    <w:p w14:paraId="68C20648" w14:textId="78325DED" w:rsidR="00014408" w:rsidRPr="009E3D6A" w:rsidDel="00A248BF" w:rsidRDefault="00014408" w:rsidP="00247687">
      <w:pPr>
        <w:spacing w:line="360" w:lineRule="auto"/>
        <w:rPr>
          <w:del w:id="403" w:author="Georgina Schlub" w:date="2025-05-17T13:16:00Z" w16du:dateUtc="2025-05-17T03:16:00Z"/>
          <w:u w:val="single"/>
        </w:rPr>
      </w:pPr>
      <w:del w:id="404" w:author="Georgina Schlub" w:date="2025-05-17T13:16:00Z" w16du:dateUtc="2025-05-17T03:16:00Z">
        <w:r w:rsidRPr="009E3D6A" w:rsidDel="00A248BF">
          <w:rPr>
            <w:u w:val="single"/>
          </w:rPr>
          <w:delText>“White” in titles and abstracts of eight journals</w:delText>
        </w:r>
      </w:del>
    </w:p>
    <w:p w14:paraId="0800B7BB" w14:textId="77777777" w:rsidR="00014408" w:rsidRPr="009E3D6A" w:rsidDel="00442958" w:rsidRDefault="00014408" w:rsidP="00247687">
      <w:pPr>
        <w:spacing w:line="360" w:lineRule="auto"/>
        <w:rPr>
          <w:del w:id="405" w:author="Georgina Schlub" w:date="2025-05-17T13:24:00Z" w16du:dateUtc="2025-05-17T03:24:00Z"/>
          <w:u w:val="single"/>
        </w:rPr>
      </w:pPr>
    </w:p>
    <w:p w14:paraId="7677F6C8" w14:textId="24286AFD" w:rsidR="00014408" w:rsidRPr="00761760" w:rsidDel="00442958" w:rsidRDefault="00442958" w:rsidP="00247687">
      <w:pPr>
        <w:spacing w:line="360" w:lineRule="auto"/>
        <w:rPr>
          <w:del w:id="406" w:author="Georgina Schlub" w:date="2025-05-17T13:25:00Z" w16du:dateUtc="2025-05-17T03:25:00Z"/>
          <w:b/>
          <w:bCs/>
        </w:rPr>
      </w:pPr>
      <w:ins w:id="407" w:author="Georgina Schlub" w:date="2025-05-17T13:24:00Z" w16du:dateUtc="2025-05-17T03:24:00Z">
        <w:r>
          <w:rPr>
            <w:rFonts w:eastAsia="Times New Roman"/>
            <w:lang w:val="en-AU" w:eastAsia="en-GB"/>
          </w:rPr>
          <w:t>t</w:t>
        </w:r>
      </w:ins>
      <w:del w:id="408" w:author="Georgina Schlub" w:date="2025-05-17T13:24:00Z" w16du:dateUtc="2025-05-17T03:24:00Z">
        <w:r w:rsidR="00014408" w:rsidRPr="00761760" w:rsidDel="00442958">
          <w:rPr>
            <w:rFonts w:eastAsia="Times New Roman"/>
            <w:lang w:val="en-AU" w:eastAsia="en-GB"/>
          </w:rPr>
          <w:delText>T</w:delText>
        </w:r>
      </w:del>
      <w:r w:rsidR="00014408" w:rsidRPr="00761760">
        <w:rPr>
          <w:rFonts w:eastAsia="Times New Roman"/>
          <w:lang w:val="en-AU" w:eastAsia="en-GB"/>
        </w:rPr>
        <w:t>he use of “white” to describe REA was not detected in any titles or abstracts prior to 1</w:t>
      </w:r>
      <w:commentRangeStart w:id="409"/>
      <w:r w:rsidR="00014408" w:rsidRPr="00761760">
        <w:rPr>
          <w:rFonts w:eastAsia="Times New Roman"/>
          <w:lang w:val="en-AU" w:eastAsia="en-GB"/>
        </w:rPr>
        <w:t>977</w:t>
      </w:r>
      <w:commentRangeEnd w:id="409"/>
      <w:r>
        <w:rPr>
          <w:rStyle w:val="CommentReference"/>
        </w:rPr>
        <w:commentReference w:id="409"/>
      </w:r>
      <w:r w:rsidR="00014408" w:rsidRPr="00761760">
        <w:rPr>
          <w:rFonts w:eastAsia="Times New Roman"/>
          <w:lang w:val="en-AU" w:eastAsia="en-GB"/>
        </w:rPr>
        <w:t xml:space="preserve">. In 1977, mentions of “white” accounted for </w:t>
      </w:r>
      <w:ins w:id="410" w:author="Georgina Schlub" w:date="2025-05-17T13:24:00Z" w16du:dateUtc="2025-05-17T03:24:00Z">
        <w:r>
          <w:rPr>
            <w:rFonts w:eastAsia="Times New Roman"/>
            <w:lang w:val="en-AU" w:eastAsia="en-GB"/>
          </w:rPr>
          <w:t xml:space="preserve">only </w:t>
        </w:r>
      </w:ins>
      <w:r w:rsidR="00014408" w:rsidRPr="00761760">
        <w:rPr>
          <w:rFonts w:eastAsia="Times New Roman"/>
          <w:lang w:val="en-AU" w:eastAsia="en-GB"/>
        </w:rPr>
        <w:t>0.29% of the articles analysed that year. Usage increased between 1985 and 1989, reaching 0.58%, before declining over the following decade. It then rose again, peaking in 2021, when “white” was mentioned in 0.63% of titles and abstracts</w:t>
      </w:r>
      <w:ins w:id="411" w:author="Georgina Schlub" w:date="2025-05-17T13:25:00Z" w16du:dateUtc="2025-05-17T03:25:00Z">
        <w:r>
          <w:rPr>
            <w:rFonts w:eastAsia="Times New Roman"/>
            <w:lang w:val="en-AU" w:eastAsia="en-GB"/>
          </w:rPr>
          <w:t xml:space="preserve"> (Figure 5)</w:t>
        </w:r>
      </w:ins>
      <w:r w:rsidR="00014408" w:rsidRPr="00761760">
        <w:rPr>
          <w:rFonts w:eastAsia="Times New Roman"/>
          <w:lang w:val="en-AU" w:eastAsia="en-GB"/>
        </w:rPr>
        <w:t xml:space="preserve">. </w:t>
      </w:r>
      <w:del w:id="412" w:author="Georgina Schlub" w:date="2025-05-17T13:25:00Z" w16du:dateUtc="2025-05-17T03:25:00Z">
        <w:r w:rsidR="00014408" w:rsidRPr="00761760" w:rsidDel="00442958">
          <w:rPr>
            <w:rFonts w:eastAsia="Times New Roman"/>
            <w:lang w:val="en-AU" w:eastAsia="en-GB"/>
          </w:rPr>
          <w:delText xml:space="preserve">These results are presented in </w:delText>
        </w:r>
        <w:r w:rsidR="00014408" w:rsidRPr="00761760" w:rsidDel="00442958">
          <w:rPr>
            <w:rFonts w:eastAsia="Times New Roman"/>
            <w:b/>
            <w:bCs/>
            <w:lang w:val="en-AU" w:eastAsia="en-GB"/>
          </w:rPr>
          <w:delText>Figure 5.</w:delText>
        </w:r>
      </w:del>
    </w:p>
    <w:p w14:paraId="734355CF" w14:textId="70555A56" w:rsidR="00014408" w:rsidRPr="009E3D6A" w:rsidDel="00A248BF" w:rsidRDefault="00014408" w:rsidP="00247687">
      <w:pPr>
        <w:spacing w:line="360" w:lineRule="auto"/>
        <w:rPr>
          <w:del w:id="413" w:author="Georgina Schlub" w:date="2025-05-17T13:16:00Z" w16du:dateUtc="2025-05-17T03:16:00Z"/>
        </w:rPr>
      </w:pPr>
      <w:del w:id="414" w:author="Georgina Schlub" w:date="2025-05-17T13:16:00Z" w16du:dateUtc="2025-05-17T03:16:00Z">
        <w:r w:rsidRPr="009E3D6A" w:rsidDel="00A248BF">
          <w:delText xml:space="preserve"> </w:delText>
        </w:r>
      </w:del>
    </w:p>
    <w:p w14:paraId="793FC97A" w14:textId="274E2C81" w:rsidR="00014408" w:rsidRPr="009E3D6A" w:rsidDel="00A248BF" w:rsidRDefault="00014408" w:rsidP="00247687">
      <w:pPr>
        <w:spacing w:line="360" w:lineRule="auto"/>
        <w:rPr>
          <w:del w:id="415" w:author="Georgina Schlub" w:date="2025-05-17T13:16:00Z" w16du:dateUtc="2025-05-17T03:16:00Z"/>
          <w:u w:val="single"/>
        </w:rPr>
      </w:pPr>
      <w:del w:id="416" w:author="Georgina Schlub" w:date="2025-05-17T13:16:00Z" w16du:dateUtc="2025-05-17T03:16:00Z">
        <w:r w:rsidRPr="009E3D6A" w:rsidDel="00A248BF">
          <w:rPr>
            <w:u w:val="single"/>
          </w:rPr>
          <w:delText>“European Ancestry” in the Journal of Genetic Counselling</w:delText>
        </w:r>
      </w:del>
    </w:p>
    <w:p w14:paraId="0E3DEE37" w14:textId="7D0E26BA" w:rsidR="00014408" w:rsidRPr="009E3D6A" w:rsidDel="00A248BF" w:rsidRDefault="00014408" w:rsidP="00247687">
      <w:pPr>
        <w:spacing w:line="360" w:lineRule="auto"/>
        <w:rPr>
          <w:del w:id="417" w:author="Georgina Schlub" w:date="2025-05-17T13:16:00Z" w16du:dateUtc="2025-05-17T03:16:00Z"/>
          <w:u w:val="single"/>
        </w:rPr>
      </w:pPr>
    </w:p>
    <w:p w14:paraId="1F214116" w14:textId="102BD21B" w:rsidR="00014408" w:rsidRPr="009E3D6A" w:rsidDel="00A248BF" w:rsidRDefault="00014408" w:rsidP="00247687">
      <w:pPr>
        <w:spacing w:line="360" w:lineRule="auto"/>
        <w:rPr>
          <w:del w:id="418" w:author="Georgina Schlub" w:date="2025-05-17T13:16:00Z" w16du:dateUtc="2025-05-17T03:16:00Z"/>
          <w:moveFrom w:id="419" w:author="Georgina Schlub" w:date="2025-05-17T13:03:00Z" w16du:dateUtc="2025-05-17T03:03:00Z"/>
          <w:b/>
          <w:bCs/>
        </w:rPr>
      </w:pPr>
      <w:moveFromRangeStart w:id="420" w:author="Georgina Schlub" w:date="2025-05-17T13:03:00Z" w:name="move198379428"/>
      <w:moveFrom w:id="421" w:author="Georgina Schlub" w:date="2025-05-17T13:03:00Z" w16du:dateUtc="2025-05-17T03:03:00Z">
        <w:del w:id="422" w:author="Georgina Schlub" w:date="2025-05-17T13:16:00Z" w16du:dateUtc="2025-05-17T03:16:00Z">
          <w:r w:rsidRPr="00750FF8" w:rsidDel="00A248BF">
            <w:rPr>
              <w:rFonts w:eastAsia="Times New Roman"/>
              <w:lang w:val="en-AU" w:eastAsia="en-GB"/>
            </w:rPr>
            <w:delText xml:space="preserve">In the </w:delText>
          </w:r>
          <w:r w:rsidRPr="00750FF8" w:rsidDel="00A248BF">
            <w:rPr>
              <w:rFonts w:eastAsia="Times New Roman"/>
              <w:i/>
              <w:iCs/>
              <w:lang w:val="en-AU" w:eastAsia="en-GB"/>
            </w:rPr>
            <w:delText>Journal of Genetic Counseling</w:delText>
          </w:r>
          <w:r w:rsidRPr="00750FF8" w:rsidDel="00A248BF">
            <w:rPr>
              <w:rFonts w:eastAsia="Times New Roman"/>
              <w:lang w:val="en-AU" w:eastAsia="en-GB"/>
            </w:rPr>
            <w:delText>, the term “European ancestry” appeared in 3.13% of articles published in 1994. Between 1995 and 2017, there were no recorded mentions of the term. It reappeared in 2018, featuring in 0.96% of articles, and increased slightly to 1.29% in 2020. By 2023, mentions had decreased to 0.68% of published articles.</w:delText>
          </w:r>
          <w:r w:rsidRPr="009E3D6A" w:rsidDel="00A248BF">
            <w:rPr>
              <w:rFonts w:eastAsia="Times New Roman"/>
              <w:lang w:val="en-AU" w:eastAsia="en-GB"/>
            </w:rPr>
            <w:delText xml:space="preserve"> </w:delText>
          </w:r>
          <w:r w:rsidRPr="00BE7AC8" w:rsidDel="00A248BF">
            <w:rPr>
              <w:rFonts w:eastAsia="Times New Roman"/>
              <w:lang w:val="en-AU" w:eastAsia="en-GB"/>
            </w:rPr>
            <w:delText xml:space="preserve">These results are </w:delText>
          </w:r>
          <w:r w:rsidRPr="009E3D6A" w:rsidDel="00A248BF">
            <w:rPr>
              <w:rFonts w:eastAsia="Times New Roman"/>
              <w:lang w:val="en-AU" w:eastAsia="en-GB"/>
            </w:rPr>
            <w:delText>presented</w:delText>
          </w:r>
          <w:r w:rsidRPr="00BE7AC8" w:rsidDel="00A248BF">
            <w:rPr>
              <w:rFonts w:eastAsia="Times New Roman"/>
              <w:lang w:val="en-AU" w:eastAsia="en-GB"/>
            </w:rPr>
            <w:delText xml:space="preserve"> in </w:delText>
          </w:r>
          <w:r w:rsidRPr="00BE7AC8" w:rsidDel="00A248BF">
            <w:rPr>
              <w:rFonts w:eastAsia="Times New Roman"/>
              <w:b/>
              <w:bCs/>
              <w:lang w:val="en-AU" w:eastAsia="en-GB"/>
            </w:rPr>
            <w:delText xml:space="preserve">Figure </w:delText>
          </w:r>
          <w:r w:rsidRPr="009E3D6A" w:rsidDel="00A248BF">
            <w:rPr>
              <w:rFonts w:eastAsia="Times New Roman"/>
              <w:b/>
              <w:bCs/>
              <w:lang w:val="en-AU" w:eastAsia="en-GB"/>
            </w:rPr>
            <w:delText>3</w:delText>
          </w:r>
          <w:r w:rsidRPr="00BE7AC8" w:rsidDel="00A248BF">
            <w:rPr>
              <w:rFonts w:eastAsia="Times New Roman"/>
              <w:b/>
              <w:bCs/>
              <w:lang w:val="en-AU" w:eastAsia="en-GB"/>
            </w:rPr>
            <w:delText>.</w:delText>
          </w:r>
        </w:del>
      </w:moveFrom>
    </w:p>
    <w:moveFromRangeEnd w:id="420"/>
    <w:p w14:paraId="59CAB4E5" w14:textId="31918291" w:rsidR="00014408" w:rsidRPr="009E3D6A" w:rsidDel="00A248BF" w:rsidRDefault="00014408" w:rsidP="00247687">
      <w:pPr>
        <w:spacing w:line="360" w:lineRule="auto"/>
        <w:rPr>
          <w:del w:id="423" w:author="Georgina Schlub" w:date="2025-05-17T13:16:00Z" w16du:dateUtc="2025-05-17T03:16:00Z"/>
        </w:rPr>
      </w:pPr>
    </w:p>
    <w:p w14:paraId="508A8F1B" w14:textId="6FD2E4C2" w:rsidR="00014408" w:rsidRPr="009E3D6A" w:rsidDel="00A248BF" w:rsidRDefault="00014408" w:rsidP="00247687">
      <w:pPr>
        <w:spacing w:line="360" w:lineRule="auto"/>
        <w:rPr>
          <w:del w:id="424" w:author="Georgina Schlub" w:date="2025-05-17T13:16:00Z" w16du:dateUtc="2025-05-17T03:16:00Z"/>
          <w:u w:val="single"/>
        </w:rPr>
      </w:pPr>
      <w:del w:id="425" w:author="Georgina Schlub" w:date="2025-05-17T13:16:00Z" w16du:dateUtc="2025-05-17T03:16:00Z">
        <w:r w:rsidRPr="009E3D6A" w:rsidDel="00A248BF">
          <w:rPr>
            <w:u w:val="single"/>
          </w:rPr>
          <w:delText>“European Ancestry” in titles and abstracts of eight journals</w:delText>
        </w:r>
      </w:del>
    </w:p>
    <w:p w14:paraId="6EA0D772" w14:textId="226E5854" w:rsidR="00014408" w:rsidRDefault="00014408" w:rsidP="00442958">
      <w:pPr>
        <w:spacing w:line="360" w:lineRule="auto"/>
        <w:rPr>
          <w:ins w:id="426" w:author="Georgina Schlub" w:date="2025-05-17T13:10:00Z" w16du:dateUtc="2025-05-17T03:10:00Z"/>
          <w:b/>
          <w:bCs/>
        </w:rPr>
        <w:pPrChange w:id="427" w:author="Georgina Schlub" w:date="2025-05-17T13:25:00Z" w16du:dateUtc="2025-05-17T03:25:00Z">
          <w:pPr>
            <w:spacing w:before="100" w:beforeAutospacing="1" w:after="100" w:afterAutospacing="1" w:line="360" w:lineRule="auto"/>
          </w:pPr>
        </w:pPrChange>
      </w:pPr>
      <w:r w:rsidRPr="001A6F8C">
        <w:rPr>
          <w:rFonts w:eastAsia="Times New Roman"/>
          <w:lang w:val="en-AU" w:eastAsia="en-GB"/>
        </w:rPr>
        <w:t>The first mention of “European ancestry” in the title and abstract analysis appears in 1988, accounting for 0.2% of articles that year. Usage of the term remain</w:t>
      </w:r>
      <w:ins w:id="428" w:author="Georgina Schlub" w:date="2025-05-17T13:25:00Z" w16du:dateUtc="2025-05-17T03:25:00Z">
        <w:r w:rsidR="00442958">
          <w:rPr>
            <w:rFonts w:eastAsia="Times New Roman"/>
            <w:lang w:val="en-AU" w:eastAsia="en-GB"/>
          </w:rPr>
          <w:t>ed</w:t>
        </w:r>
      </w:ins>
      <w:del w:id="429" w:author="Georgina Schlub" w:date="2025-05-17T13:25:00Z" w16du:dateUtc="2025-05-17T03:25:00Z">
        <w:r w:rsidRPr="001A6F8C" w:rsidDel="00442958">
          <w:rPr>
            <w:rFonts w:eastAsia="Times New Roman"/>
            <w:lang w:val="en-AU" w:eastAsia="en-GB"/>
          </w:rPr>
          <w:delText>s</w:delText>
        </w:r>
      </w:del>
      <w:r w:rsidRPr="001A6F8C">
        <w:rPr>
          <w:rFonts w:eastAsia="Times New Roman"/>
          <w:lang w:val="en-AU" w:eastAsia="en-GB"/>
        </w:rPr>
        <w:t xml:space="preserve"> below 0.2% until 2013, when an upward trend beg</w:t>
      </w:r>
      <w:ins w:id="430" w:author="Georgina Schlub" w:date="2025-05-17T13:26:00Z" w16du:dateUtc="2025-05-17T03:26:00Z">
        <w:r w:rsidR="00442958">
          <w:rPr>
            <w:rFonts w:eastAsia="Times New Roman"/>
            <w:lang w:val="en-AU" w:eastAsia="en-GB"/>
          </w:rPr>
          <w:t>an</w:t>
        </w:r>
      </w:ins>
      <w:del w:id="431" w:author="Georgina Schlub" w:date="2025-05-17T13:26:00Z" w16du:dateUtc="2025-05-17T03:26:00Z">
        <w:r w:rsidRPr="001A6F8C" w:rsidDel="00442958">
          <w:rPr>
            <w:rFonts w:eastAsia="Times New Roman"/>
            <w:lang w:val="en-AU" w:eastAsia="en-GB"/>
          </w:rPr>
          <w:delText>ins</w:delText>
        </w:r>
      </w:del>
      <w:r w:rsidRPr="001A6F8C">
        <w:rPr>
          <w:rFonts w:eastAsia="Times New Roman"/>
          <w:lang w:val="en-AU" w:eastAsia="en-GB"/>
        </w:rPr>
        <w:t>. Between 2013 and 2023, the use of “European ancestry” shows a 127.8% relative increase, rising from 0.36% to 0.82%</w:t>
      </w:r>
      <w:ins w:id="432" w:author="Georgina Schlub" w:date="2025-05-17T13:26:00Z" w16du:dateUtc="2025-05-17T03:26:00Z">
        <w:r w:rsidR="00442958">
          <w:rPr>
            <w:rFonts w:eastAsia="Times New Roman"/>
            <w:lang w:val="en-AU" w:eastAsia="en-GB"/>
          </w:rPr>
          <w:t xml:space="preserve"> (Figure 6)</w:t>
        </w:r>
      </w:ins>
      <w:r w:rsidRPr="001A6F8C">
        <w:rPr>
          <w:rFonts w:eastAsia="Times New Roman"/>
          <w:lang w:val="en-AU" w:eastAsia="en-GB"/>
        </w:rPr>
        <w:t>.</w:t>
      </w:r>
      <w:r w:rsidRPr="009E3D6A">
        <w:t xml:space="preserve"> </w:t>
      </w:r>
      <w:del w:id="433" w:author="Georgina Schlub" w:date="2025-05-17T13:26:00Z" w16du:dateUtc="2025-05-17T03:26:00Z">
        <w:r w:rsidRPr="009E3D6A" w:rsidDel="00442958">
          <w:delText xml:space="preserve">These results are presented </w:delText>
        </w:r>
        <w:r w:rsidRPr="009E3D6A" w:rsidDel="00442958">
          <w:rPr>
            <w:b/>
            <w:bCs/>
          </w:rPr>
          <w:delText>Figure 6.</w:delText>
        </w:r>
      </w:del>
    </w:p>
    <w:p w14:paraId="2F3635C5" w14:textId="77777777" w:rsidR="00442958" w:rsidRDefault="00442958" w:rsidP="00442958">
      <w:pPr>
        <w:spacing w:line="360" w:lineRule="auto"/>
        <w:rPr>
          <w:ins w:id="434" w:author="Georgina Schlub" w:date="2025-05-17T13:28:00Z" w16du:dateUtc="2025-05-17T03:28:00Z"/>
          <w:rFonts w:eastAsia="Times New Roman"/>
          <w:highlight w:val="yellow"/>
          <w:lang w:val="en-AU" w:eastAsia="en-GB"/>
        </w:rPr>
      </w:pPr>
    </w:p>
    <w:p w14:paraId="1845CE4F" w14:textId="11C7FF8E" w:rsidR="00442958" w:rsidRDefault="00442958" w:rsidP="00442958">
      <w:pPr>
        <w:spacing w:line="360" w:lineRule="auto"/>
        <w:rPr>
          <w:ins w:id="435" w:author="Georgina Schlub" w:date="2025-05-17T13:28:00Z" w16du:dateUtc="2025-05-17T03:28:00Z"/>
          <w:rFonts w:eastAsia="Times New Roman"/>
          <w:lang w:val="en-AU" w:eastAsia="en-GB"/>
        </w:rPr>
      </w:pPr>
      <w:ins w:id="436" w:author="Georgina Schlub" w:date="2025-05-17T13:28:00Z" w16du:dateUtc="2025-05-17T03:28:00Z">
        <w:r>
          <w:rPr>
            <w:rFonts w:eastAsia="Times New Roman"/>
            <w:highlight w:val="yellow"/>
            <w:lang w:val="en-AU" w:eastAsia="en-GB"/>
          </w:rPr>
          <w:t xml:space="preserve">Page break </w:t>
        </w:r>
        <w:r w:rsidRPr="00727D44">
          <w:rPr>
            <w:rFonts w:eastAsia="Times New Roman"/>
            <w:highlight w:val="yellow"/>
            <w:lang w:val="en-AU" w:eastAsia="en-GB"/>
          </w:rPr>
          <w:t xml:space="preserve">THEN HAVE FIG </w:t>
        </w:r>
      </w:ins>
      <w:ins w:id="437" w:author="Georgina Schlub" w:date="2025-05-17T13:29:00Z" w16du:dateUtc="2025-05-17T03:29:00Z">
        <w:r>
          <w:rPr>
            <w:rFonts w:eastAsia="Times New Roman"/>
            <w:highlight w:val="yellow"/>
            <w:lang w:val="en-AU" w:eastAsia="en-GB"/>
          </w:rPr>
          <w:t>4</w:t>
        </w:r>
      </w:ins>
      <w:ins w:id="438" w:author="Georgina Schlub" w:date="2025-05-17T13:28:00Z" w16du:dateUtc="2025-05-17T03:28:00Z">
        <w:r w:rsidRPr="00727D44">
          <w:rPr>
            <w:rFonts w:eastAsia="Times New Roman"/>
            <w:highlight w:val="yellow"/>
            <w:lang w:val="en-AU" w:eastAsia="en-GB"/>
          </w:rPr>
          <w:t xml:space="preserve"> – </w:t>
        </w:r>
      </w:ins>
      <w:ins w:id="439" w:author="Georgina Schlub" w:date="2025-05-17T13:29:00Z" w16du:dateUtc="2025-05-17T03:29:00Z">
        <w:r>
          <w:rPr>
            <w:rFonts w:eastAsia="Times New Roman"/>
            <w:highlight w:val="yellow"/>
            <w:lang w:val="en-AU" w:eastAsia="en-GB"/>
          </w:rPr>
          <w:t>6</w:t>
        </w:r>
      </w:ins>
      <w:ins w:id="440" w:author="Georgina Schlub" w:date="2025-05-17T13:28:00Z" w16du:dateUtc="2025-05-17T03:28:00Z">
        <w:r w:rsidRPr="00727D44">
          <w:rPr>
            <w:rFonts w:eastAsia="Times New Roman"/>
            <w:highlight w:val="yellow"/>
            <w:lang w:val="en-AU" w:eastAsia="en-GB"/>
          </w:rPr>
          <w:t xml:space="preserve"> then page break for next section of your results</w:t>
        </w:r>
      </w:ins>
    </w:p>
    <w:p w14:paraId="43009617" w14:textId="37EBC7DC" w:rsidR="00A248BF" w:rsidRDefault="00442958" w:rsidP="00247687">
      <w:pPr>
        <w:spacing w:before="100" w:beforeAutospacing="1" w:after="100" w:afterAutospacing="1" w:line="360" w:lineRule="auto"/>
        <w:rPr>
          <w:ins w:id="441" w:author="Georgina Schlub" w:date="2025-05-17T13:28:00Z" w16du:dateUtc="2025-05-17T03:28:00Z"/>
        </w:rPr>
      </w:pPr>
      <w:ins w:id="442" w:author="Georgina Schlub" w:date="2025-05-17T13:28:00Z" w16du:dateUtc="2025-05-17T03:28:00Z">
        <w:r>
          <w:rPr>
            <w:i/>
            <w:iCs/>
          </w:rPr>
          <w:t>Comparative analysis</w:t>
        </w:r>
      </w:ins>
    </w:p>
    <w:p w14:paraId="2A976444" w14:textId="39B3CFE5" w:rsidR="00442958" w:rsidRPr="00442958" w:rsidRDefault="00442958" w:rsidP="00442958">
      <w:pPr>
        <w:pStyle w:val="ListParagraph"/>
        <w:numPr>
          <w:ilvl w:val="0"/>
          <w:numId w:val="2"/>
        </w:numPr>
        <w:spacing w:before="100" w:beforeAutospacing="1" w:after="100" w:afterAutospacing="1" w:line="360" w:lineRule="auto"/>
        <w:rPr>
          <w:rPrChange w:id="443" w:author="Georgina Schlub" w:date="2025-05-17T13:28:00Z" w16du:dateUtc="2025-05-17T03:28:00Z">
            <w:rPr>
              <w:b/>
              <w:bCs/>
            </w:rPr>
          </w:rPrChange>
        </w:rPr>
        <w:pPrChange w:id="444" w:author="Georgina Schlub" w:date="2025-05-17T13:29:00Z" w16du:dateUtc="2025-05-17T03:29:00Z">
          <w:pPr>
            <w:spacing w:before="100" w:beforeAutospacing="1" w:after="100" w:afterAutospacing="1" w:line="360" w:lineRule="auto"/>
          </w:pPr>
        </w:pPrChange>
      </w:pPr>
      <w:ins w:id="445" w:author="Georgina Schlub" w:date="2025-05-17T13:29:00Z" w16du:dateUtc="2025-05-17T03:29:00Z">
        <w:r>
          <w:t>Describe the concordance between both methods and present your graph where you overlay JGC with the other 8</w:t>
        </w:r>
        <w:r w:rsidR="004E0F36">
          <w:t xml:space="preserve"> for each </w:t>
        </w:r>
      </w:ins>
      <w:ins w:id="446" w:author="Georgina Schlub" w:date="2025-05-17T13:30:00Z" w16du:dateUtc="2025-05-17T03:30:00Z">
        <w:r w:rsidR="004E0F36">
          <w:t xml:space="preserve">word individually – to highlight that the trend is consistent between methods. </w:t>
        </w:r>
      </w:ins>
    </w:p>
    <w:p w14:paraId="2B762C0C" w14:textId="4CCC1513" w:rsidR="00014408" w:rsidRPr="009E3D6A" w:rsidDel="00A248BF" w:rsidRDefault="00014408" w:rsidP="00247687">
      <w:pPr>
        <w:spacing w:before="100" w:beforeAutospacing="1" w:after="100" w:afterAutospacing="1" w:line="360" w:lineRule="auto"/>
        <w:rPr>
          <w:del w:id="447" w:author="Georgina Schlub" w:date="2025-05-17T13:10:00Z" w16du:dateUtc="2025-05-17T03:10:00Z"/>
          <w:b/>
          <w:bCs/>
        </w:rPr>
      </w:pPr>
      <w:del w:id="448" w:author="Georgina Schlub" w:date="2025-05-17T13:10:00Z" w16du:dateUtc="2025-05-17T03:10:00Z">
        <w:r w:rsidRPr="009E3D6A" w:rsidDel="00A248BF">
          <w:rPr>
            <w:b/>
            <w:bCs/>
          </w:rPr>
          <w:lastRenderedPageBreak/>
          <w:delText>Figure 1</w:delText>
        </w:r>
      </w:del>
    </w:p>
    <w:p w14:paraId="6F8496F5" w14:textId="6A8D0916" w:rsidR="00014408" w:rsidRPr="001A6F8C" w:rsidDel="00A248BF" w:rsidRDefault="00014408" w:rsidP="00247687">
      <w:pPr>
        <w:spacing w:before="100" w:beforeAutospacing="1" w:after="100" w:afterAutospacing="1" w:line="360" w:lineRule="auto"/>
        <w:rPr>
          <w:del w:id="449" w:author="Georgina Schlub" w:date="2025-05-17T13:10:00Z" w16du:dateUtc="2025-05-17T03:10:00Z"/>
          <w:rFonts w:eastAsia="Times New Roman"/>
          <w:i/>
          <w:iCs/>
          <w:lang w:val="en-AU" w:eastAsia="en-GB"/>
        </w:rPr>
      </w:pPr>
      <w:del w:id="450" w:author="Georgina Schlub" w:date="2025-05-17T13:10:00Z" w16du:dateUtc="2025-05-17T03:10:00Z">
        <w:r w:rsidRPr="009E3D6A" w:rsidDel="00A248BF">
          <w:rPr>
            <w:i/>
            <w:iCs/>
          </w:rPr>
          <w:delText xml:space="preserve">Five Year Moving Average of the use of “Caucasian” in the Journal of Genetic Counselling </w:delText>
        </w:r>
      </w:del>
    </w:p>
    <w:p w14:paraId="4CA02399" w14:textId="77777777" w:rsidR="00014408" w:rsidRDefault="00014408" w:rsidP="00247687">
      <w:pPr>
        <w:spacing w:line="360" w:lineRule="auto"/>
        <w:jc w:val="center"/>
        <w:rPr>
          <w:ins w:id="451" w:author="Georgina Schlub" w:date="2025-05-17T13:10:00Z" w16du:dateUtc="2025-05-17T03:10:00Z"/>
        </w:rPr>
      </w:pPr>
      <w:r w:rsidRPr="009E3D6A">
        <w:rPr>
          <w:noProof/>
        </w:rPr>
        <w:drawing>
          <wp:inline distT="0" distB="0" distL="0" distR="0" wp14:anchorId="41739AB4" wp14:editId="0B02D2DF">
            <wp:extent cx="3910369" cy="3082892"/>
            <wp:effectExtent l="0" t="0" r="1270" b="3810"/>
            <wp:docPr id="130872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3003" name=""/>
                    <pic:cNvPicPr/>
                  </pic:nvPicPr>
                  <pic:blipFill>
                    <a:blip r:embed="rId9"/>
                    <a:stretch>
                      <a:fillRect/>
                    </a:stretch>
                  </pic:blipFill>
                  <pic:spPr>
                    <a:xfrm>
                      <a:off x="0" y="0"/>
                      <a:ext cx="3952941" cy="3116456"/>
                    </a:xfrm>
                    <a:prstGeom prst="rect">
                      <a:avLst/>
                    </a:prstGeom>
                  </pic:spPr>
                </pic:pic>
              </a:graphicData>
            </a:graphic>
          </wp:inline>
        </w:drawing>
      </w:r>
    </w:p>
    <w:p w14:paraId="72290CEA" w14:textId="2F1E6972" w:rsidR="00A248BF" w:rsidRPr="00A248BF" w:rsidRDefault="00A248BF" w:rsidP="00A248BF">
      <w:pPr>
        <w:spacing w:before="100" w:beforeAutospacing="1" w:after="100" w:afterAutospacing="1" w:line="360" w:lineRule="auto"/>
        <w:rPr>
          <w:ins w:id="452" w:author="Georgina Schlub" w:date="2025-05-17T13:10:00Z" w16du:dateUtc="2025-05-17T03:10:00Z"/>
          <w:b/>
          <w:bCs/>
          <w:rPrChange w:id="453" w:author="Georgina Schlub" w:date="2025-05-17T13:10:00Z" w16du:dateUtc="2025-05-17T03:10:00Z">
            <w:rPr>
              <w:ins w:id="454" w:author="Georgina Schlub" w:date="2025-05-17T13:10:00Z" w16du:dateUtc="2025-05-17T03:10:00Z"/>
              <w:rFonts w:eastAsia="Times New Roman"/>
              <w:i/>
              <w:iCs/>
              <w:lang w:val="en-AU" w:eastAsia="en-GB"/>
            </w:rPr>
          </w:rPrChange>
        </w:rPr>
      </w:pPr>
      <w:commentRangeStart w:id="455"/>
      <w:ins w:id="456" w:author="Georgina Schlub" w:date="2025-05-17T13:10:00Z" w16du:dateUtc="2025-05-17T03:10:00Z">
        <w:r w:rsidRPr="009E3D6A">
          <w:rPr>
            <w:b/>
            <w:bCs/>
          </w:rPr>
          <w:t>Figure 1</w:t>
        </w:r>
        <w:r>
          <w:rPr>
            <w:b/>
            <w:bCs/>
          </w:rPr>
          <w:t xml:space="preserve">: </w:t>
        </w:r>
      </w:ins>
      <w:commentRangeEnd w:id="455"/>
      <w:ins w:id="457" w:author="Georgina Schlub" w:date="2025-05-17T13:14:00Z" w16du:dateUtc="2025-05-17T03:14:00Z">
        <w:r>
          <w:rPr>
            <w:rStyle w:val="CommentReference"/>
          </w:rPr>
          <w:commentReference w:id="455"/>
        </w:r>
      </w:ins>
      <w:ins w:id="458" w:author="Georgina Schlub" w:date="2025-05-17T13:12:00Z" w16du:dateUtc="2025-05-17T03:12:00Z">
        <w:r>
          <w:t xml:space="preserve">Frequncey of </w:t>
        </w:r>
      </w:ins>
      <w:ins w:id="459" w:author="Georgina Schlub" w:date="2025-05-17T13:13:00Z" w16du:dateUtc="2025-05-17T03:13:00Z">
        <w:r>
          <w:t xml:space="preserve">the usage of the word “Caucasian” in the </w:t>
        </w:r>
        <w:r>
          <w:rPr>
            <w:i/>
            <w:iCs/>
          </w:rPr>
          <w:t>Journal of Genetic Counselling</w:t>
        </w:r>
      </w:ins>
      <w:ins w:id="460" w:author="Georgina Schlub" w:date="2025-05-17T13:14:00Z" w16du:dateUtc="2025-05-17T03:14:00Z">
        <w:r>
          <w:t xml:space="preserve"> cal</w:t>
        </w:r>
      </w:ins>
      <w:ins w:id="461" w:author="Georgina Schlub" w:date="2025-05-17T13:15:00Z" w16du:dateUtc="2025-05-17T03:15:00Z">
        <w:r>
          <w:t>culated as the number of mentions per article per year</w:t>
        </w:r>
      </w:ins>
      <w:ins w:id="462" w:author="Georgina Schlub" w:date="2025-05-17T13:13:00Z" w16du:dateUtc="2025-05-17T03:13:00Z">
        <w:r>
          <w:rPr>
            <w:i/>
            <w:iCs/>
          </w:rPr>
          <w:t xml:space="preserve">. </w:t>
        </w:r>
        <w:r>
          <w:t xml:space="preserve">Frequency is presented here as </w:t>
        </w:r>
      </w:ins>
      <w:ins w:id="463" w:author="Georgina Schlub" w:date="2025-05-17T13:15:00Z" w16du:dateUtc="2025-05-17T03:15:00Z">
        <w:r>
          <w:t>five-year</w:t>
        </w:r>
      </w:ins>
      <w:ins w:id="464" w:author="Georgina Schlub" w:date="2025-05-17T13:14:00Z" w16du:dateUtc="2025-05-17T03:14:00Z">
        <w:r>
          <w:t xml:space="preserve"> </w:t>
        </w:r>
      </w:ins>
      <w:ins w:id="465" w:author="Georgina Schlub" w:date="2025-05-17T13:13:00Z" w16du:dateUtc="2025-05-17T03:13:00Z">
        <w:r>
          <w:t>moving average</w:t>
        </w:r>
      </w:ins>
      <w:ins w:id="466" w:author="Georgina Schlub" w:date="2025-05-17T13:14:00Z" w16du:dateUtc="2025-05-17T03:14:00Z">
        <w:r>
          <w:t>.</w:t>
        </w:r>
      </w:ins>
    </w:p>
    <w:p w14:paraId="3E6F0937" w14:textId="77777777" w:rsidR="00A248BF" w:rsidRPr="009E3D6A" w:rsidRDefault="00A248BF" w:rsidP="00247687">
      <w:pPr>
        <w:spacing w:line="360" w:lineRule="auto"/>
        <w:jc w:val="center"/>
      </w:pPr>
    </w:p>
    <w:p w14:paraId="36828251" w14:textId="77777777" w:rsidR="00014408" w:rsidRPr="009E3D6A" w:rsidRDefault="00014408" w:rsidP="00247687">
      <w:pPr>
        <w:spacing w:line="360" w:lineRule="auto"/>
      </w:pPr>
    </w:p>
    <w:p w14:paraId="47CE402E" w14:textId="0B44B580" w:rsidR="00014408" w:rsidRPr="009E3D6A" w:rsidDel="00A248BF" w:rsidRDefault="00014408" w:rsidP="00247687">
      <w:pPr>
        <w:spacing w:before="100" w:beforeAutospacing="1" w:after="100" w:afterAutospacing="1" w:line="360" w:lineRule="auto"/>
        <w:rPr>
          <w:del w:id="467" w:author="Georgina Schlub" w:date="2025-05-17T13:15:00Z" w16du:dateUtc="2025-05-17T03:15:00Z"/>
          <w:rFonts w:eastAsia="Times New Roman"/>
          <w:lang w:val="en-AU" w:eastAsia="en-GB"/>
        </w:rPr>
      </w:pPr>
      <w:commentRangeStart w:id="468"/>
      <w:del w:id="469" w:author="Georgina Schlub" w:date="2025-05-17T13:15:00Z" w16du:dateUtc="2025-05-17T03:15:00Z">
        <w:r w:rsidRPr="009E3D6A" w:rsidDel="00A248BF">
          <w:delText xml:space="preserve">Note: </w:delText>
        </w:r>
        <w:r w:rsidRPr="009E3D6A" w:rsidDel="00A248BF">
          <w:rPr>
            <w:rFonts w:eastAsia="Times New Roman"/>
            <w:lang w:val="en-AU" w:eastAsia="en-GB"/>
          </w:rPr>
          <w:delText xml:space="preserve">This figure displays a five-year moving average of the frequency of the term “Caucasian” in the </w:delText>
        </w:r>
        <w:r w:rsidRPr="009E3D6A" w:rsidDel="00A248BF">
          <w:rPr>
            <w:rFonts w:eastAsia="Times New Roman"/>
            <w:i/>
            <w:iCs/>
            <w:lang w:val="en-AU" w:eastAsia="en-GB"/>
          </w:rPr>
          <w:delText>Journal of Genetic Counseling</w:delText>
        </w:r>
        <w:r w:rsidRPr="009E3D6A" w:rsidDel="00A248BF">
          <w:rPr>
            <w:rFonts w:eastAsia="Times New Roman"/>
            <w:lang w:val="en-AU" w:eastAsia="en-GB"/>
          </w:rPr>
          <w:delText>, calculated as the number of mentions per article per year.</w:delText>
        </w:r>
      </w:del>
    </w:p>
    <w:p w14:paraId="4E810DFC" w14:textId="77777777" w:rsidR="00014408" w:rsidRPr="009E3D6A" w:rsidRDefault="00014408" w:rsidP="00247687">
      <w:pPr>
        <w:spacing w:before="100" w:beforeAutospacing="1" w:after="100" w:afterAutospacing="1" w:line="360" w:lineRule="auto"/>
        <w:rPr>
          <w:rFonts w:eastAsia="Times New Roman"/>
          <w:b/>
          <w:bCs/>
          <w:lang w:val="en-AU" w:eastAsia="en-GB"/>
        </w:rPr>
      </w:pPr>
      <w:r w:rsidRPr="009E3D6A">
        <w:rPr>
          <w:rFonts w:eastAsia="Times New Roman"/>
          <w:b/>
          <w:bCs/>
          <w:lang w:val="en-AU" w:eastAsia="en-GB"/>
        </w:rPr>
        <w:t xml:space="preserve">Figure 2 </w:t>
      </w:r>
      <w:commentRangeEnd w:id="468"/>
      <w:r w:rsidR="00A248BF">
        <w:rPr>
          <w:rStyle w:val="CommentReference"/>
        </w:rPr>
        <w:commentReference w:id="468"/>
      </w:r>
    </w:p>
    <w:p w14:paraId="48025E41" w14:textId="77777777" w:rsidR="00014408" w:rsidRPr="001A6F8C" w:rsidRDefault="00014408" w:rsidP="00247687">
      <w:pPr>
        <w:spacing w:before="100" w:beforeAutospacing="1" w:after="100" w:afterAutospacing="1" w:line="360" w:lineRule="auto"/>
        <w:rPr>
          <w:rFonts w:eastAsia="Times New Roman"/>
          <w:i/>
          <w:iCs/>
          <w:lang w:val="en-AU" w:eastAsia="en-GB"/>
        </w:rPr>
      </w:pPr>
      <w:r w:rsidRPr="009E3D6A">
        <w:rPr>
          <w:i/>
          <w:iCs/>
        </w:rPr>
        <w:t xml:space="preserve">Five Year Moving Average of the use of “White” in the Journal of Genetic Counselling </w:t>
      </w:r>
    </w:p>
    <w:p w14:paraId="1DE6B80F" w14:textId="77777777" w:rsidR="00014408" w:rsidRPr="009E3D6A" w:rsidRDefault="00014408" w:rsidP="00247687">
      <w:pPr>
        <w:spacing w:before="100" w:beforeAutospacing="1" w:after="100" w:afterAutospacing="1" w:line="360" w:lineRule="auto"/>
        <w:jc w:val="center"/>
        <w:rPr>
          <w:rFonts w:eastAsia="Times New Roman"/>
          <w:lang w:val="en-AU" w:eastAsia="en-GB"/>
        </w:rPr>
      </w:pPr>
      <w:r w:rsidRPr="009E3D6A">
        <w:rPr>
          <w:rFonts w:eastAsia="Times New Roman"/>
          <w:noProof/>
          <w:lang w:val="en-AU" w:eastAsia="en-GB"/>
        </w:rPr>
        <w:drawing>
          <wp:inline distT="0" distB="0" distL="0" distR="0" wp14:anchorId="06606292" wp14:editId="3AB23F4D">
            <wp:extent cx="3886247" cy="2684680"/>
            <wp:effectExtent l="0" t="0" r="0" b="0"/>
            <wp:docPr id="3701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01602" name=""/>
                    <pic:cNvPicPr/>
                  </pic:nvPicPr>
                  <pic:blipFill>
                    <a:blip r:embed="rId10"/>
                    <a:stretch>
                      <a:fillRect/>
                    </a:stretch>
                  </pic:blipFill>
                  <pic:spPr>
                    <a:xfrm>
                      <a:off x="0" y="0"/>
                      <a:ext cx="3892500" cy="2689000"/>
                    </a:xfrm>
                    <a:prstGeom prst="rect">
                      <a:avLst/>
                    </a:prstGeom>
                  </pic:spPr>
                </pic:pic>
              </a:graphicData>
            </a:graphic>
          </wp:inline>
        </w:drawing>
      </w:r>
    </w:p>
    <w:p w14:paraId="372FE620" w14:textId="77777777" w:rsidR="00014408" w:rsidRPr="009E3D6A" w:rsidRDefault="00014408" w:rsidP="00247687">
      <w:pPr>
        <w:spacing w:before="100" w:beforeAutospacing="1" w:after="100" w:afterAutospacing="1" w:line="360" w:lineRule="auto"/>
        <w:rPr>
          <w:rFonts w:eastAsia="Times New Roman"/>
          <w:lang w:val="en-AU" w:eastAsia="en-GB"/>
        </w:rPr>
      </w:pPr>
      <w:r w:rsidRPr="009E3D6A">
        <w:lastRenderedPageBreak/>
        <w:t xml:space="preserve">Note: </w:t>
      </w:r>
      <w:r w:rsidRPr="009E3D6A">
        <w:rPr>
          <w:rFonts w:eastAsia="Times New Roman"/>
          <w:lang w:val="en-AU" w:eastAsia="en-GB"/>
        </w:rPr>
        <w:t xml:space="preserve">This figure displays a five-year moving average of the frequency of the term “White” in the </w:t>
      </w:r>
      <w:r w:rsidRPr="009E3D6A">
        <w:rPr>
          <w:rFonts w:eastAsia="Times New Roman"/>
          <w:i/>
          <w:iCs/>
          <w:lang w:val="en-AU" w:eastAsia="en-GB"/>
        </w:rPr>
        <w:t>Journal of Genetic Counseling</w:t>
      </w:r>
      <w:r w:rsidRPr="009E3D6A">
        <w:rPr>
          <w:rFonts w:eastAsia="Times New Roman"/>
          <w:lang w:val="en-AU" w:eastAsia="en-GB"/>
        </w:rPr>
        <w:t>, calculated as the number of mentions per article per year.</w:t>
      </w:r>
    </w:p>
    <w:p w14:paraId="439C28D3" w14:textId="77777777" w:rsidR="00014408" w:rsidRPr="009E3D6A" w:rsidRDefault="00014408" w:rsidP="00247687">
      <w:pPr>
        <w:spacing w:before="100" w:beforeAutospacing="1" w:after="100" w:afterAutospacing="1" w:line="360" w:lineRule="auto"/>
        <w:rPr>
          <w:rFonts w:eastAsia="Times New Roman"/>
          <w:b/>
          <w:bCs/>
          <w:lang w:val="en-AU" w:eastAsia="en-GB"/>
        </w:rPr>
      </w:pPr>
      <w:commentRangeStart w:id="470"/>
      <w:r w:rsidRPr="009E3D6A">
        <w:rPr>
          <w:rFonts w:eastAsia="Times New Roman"/>
          <w:b/>
          <w:bCs/>
          <w:lang w:val="en-AU" w:eastAsia="en-GB"/>
        </w:rPr>
        <w:t>Figure 3</w:t>
      </w:r>
      <w:commentRangeEnd w:id="470"/>
      <w:r w:rsidR="00A248BF">
        <w:rPr>
          <w:rStyle w:val="CommentReference"/>
        </w:rPr>
        <w:commentReference w:id="470"/>
      </w:r>
    </w:p>
    <w:p w14:paraId="58D70044" w14:textId="77777777" w:rsidR="00014408" w:rsidRPr="001A6F8C" w:rsidRDefault="00014408" w:rsidP="00247687">
      <w:pPr>
        <w:spacing w:before="100" w:beforeAutospacing="1" w:after="100" w:afterAutospacing="1" w:line="360" w:lineRule="auto"/>
        <w:rPr>
          <w:rFonts w:eastAsia="Times New Roman"/>
          <w:i/>
          <w:iCs/>
          <w:lang w:val="en-AU" w:eastAsia="en-GB"/>
        </w:rPr>
      </w:pPr>
      <w:r w:rsidRPr="009E3D6A">
        <w:rPr>
          <w:i/>
          <w:iCs/>
        </w:rPr>
        <w:t xml:space="preserve">Five Year Moving Average of the use of “European Ancestry” in the Journal of Genetic Counselling </w:t>
      </w:r>
    </w:p>
    <w:p w14:paraId="4B3213D5" w14:textId="77777777" w:rsidR="00014408" w:rsidRPr="009E3D6A" w:rsidRDefault="00014408" w:rsidP="00247687">
      <w:pPr>
        <w:spacing w:before="100" w:beforeAutospacing="1" w:after="100" w:afterAutospacing="1" w:line="360" w:lineRule="auto"/>
        <w:jc w:val="center"/>
        <w:rPr>
          <w:rFonts w:eastAsia="Times New Roman"/>
          <w:lang w:val="en-AU" w:eastAsia="en-GB"/>
        </w:rPr>
      </w:pPr>
      <w:r w:rsidRPr="009E3D6A">
        <w:rPr>
          <w:rFonts w:eastAsia="Times New Roman"/>
          <w:noProof/>
          <w:lang w:val="en-AU" w:eastAsia="en-GB"/>
        </w:rPr>
        <w:drawing>
          <wp:inline distT="0" distB="0" distL="0" distR="0" wp14:anchorId="633332A7" wp14:editId="3E2B2E06">
            <wp:extent cx="3593432" cy="2638276"/>
            <wp:effectExtent l="0" t="0" r="1270" b="3810"/>
            <wp:docPr id="3307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17295" name=""/>
                    <pic:cNvPicPr/>
                  </pic:nvPicPr>
                  <pic:blipFill>
                    <a:blip r:embed="rId11"/>
                    <a:stretch>
                      <a:fillRect/>
                    </a:stretch>
                  </pic:blipFill>
                  <pic:spPr>
                    <a:xfrm>
                      <a:off x="0" y="0"/>
                      <a:ext cx="3625582" cy="2661880"/>
                    </a:xfrm>
                    <a:prstGeom prst="rect">
                      <a:avLst/>
                    </a:prstGeom>
                  </pic:spPr>
                </pic:pic>
              </a:graphicData>
            </a:graphic>
          </wp:inline>
        </w:drawing>
      </w:r>
    </w:p>
    <w:p w14:paraId="5B2FB821" w14:textId="77777777" w:rsidR="00014408" w:rsidRPr="009E3D6A" w:rsidRDefault="00014408" w:rsidP="00247687">
      <w:pPr>
        <w:spacing w:before="100" w:beforeAutospacing="1" w:after="100" w:afterAutospacing="1" w:line="360" w:lineRule="auto"/>
        <w:rPr>
          <w:rFonts w:eastAsia="Times New Roman"/>
          <w:lang w:val="en-AU" w:eastAsia="en-GB"/>
        </w:rPr>
      </w:pPr>
      <w:r w:rsidRPr="009E3D6A">
        <w:t xml:space="preserve">Note: </w:t>
      </w:r>
      <w:r w:rsidRPr="009E3D6A">
        <w:rPr>
          <w:rFonts w:eastAsia="Times New Roman"/>
          <w:lang w:val="en-AU" w:eastAsia="en-GB"/>
        </w:rPr>
        <w:t xml:space="preserve">This figure displays a five-year moving average of the frequency of the term “European Ancestry” in the </w:t>
      </w:r>
      <w:r w:rsidRPr="009E3D6A">
        <w:rPr>
          <w:rFonts w:eastAsia="Times New Roman"/>
          <w:i/>
          <w:iCs/>
          <w:lang w:val="en-AU" w:eastAsia="en-GB"/>
        </w:rPr>
        <w:t>Journal of Genetic Counseling</w:t>
      </w:r>
      <w:r w:rsidRPr="009E3D6A">
        <w:rPr>
          <w:rFonts w:eastAsia="Times New Roman"/>
          <w:lang w:val="en-AU" w:eastAsia="en-GB"/>
        </w:rPr>
        <w:t>, calculated as the number of mentions per article per year.</w:t>
      </w:r>
    </w:p>
    <w:p w14:paraId="71027AA8" w14:textId="77777777" w:rsidR="00442958" w:rsidRDefault="00442958" w:rsidP="00247687">
      <w:pPr>
        <w:spacing w:line="360" w:lineRule="auto"/>
        <w:rPr>
          <w:ins w:id="471" w:author="Georgina Schlub" w:date="2025-05-17T13:26:00Z" w16du:dateUtc="2025-05-17T03:26:00Z"/>
          <w:b/>
          <w:bCs/>
        </w:rPr>
      </w:pPr>
    </w:p>
    <w:p w14:paraId="50B7BD74" w14:textId="376D23C8" w:rsidR="00014408" w:rsidRPr="009E3D6A" w:rsidRDefault="00014408" w:rsidP="00247687">
      <w:pPr>
        <w:spacing w:line="360" w:lineRule="auto"/>
        <w:rPr>
          <w:b/>
          <w:bCs/>
        </w:rPr>
      </w:pPr>
      <w:commentRangeStart w:id="472"/>
      <w:r w:rsidRPr="009E3D6A">
        <w:rPr>
          <w:b/>
          <w:bCs/>
        </w:rPr>
        <w:t>Figure 4</w:t>
      </w:r>
      <w:commentRangeEnd w:id="472"/>
      <w:r w:rsidR="00442958">
        <w:rPr>
          <w:rStyle w:val="CommentReference"/>
        </w:rPr>
        <w:commentReference w:id="472"/>
      </w:r>
    </w:p>
    <w:p w14:paraId="33EBE176" w14:textId="77777777" w:rsidR="00014408" w:rsidRPr="009E3D6A" w:rsidRDefault="00014408" w:rsidP="00247687">
      <w:pPr>
        <w:spacing w:before="100" w:beforeAutospacing="1" w:after="100" w:afterAutospacing="1" w:line="360" w:lineRule="auto"/>
        <w:rPr>
          <w:i/>
          <w:iCs/>
        </w:rPr>
      </w:pPr>
      <w:r w:rsidRPr="009E3D6A">
        <w:rPr>
          <w:i/>
          <w:iCs/>
        </w:rPr>
        <w:t xml:space="preserve">Five Year Moving Average of the use of “Caucasian” in the Titles and Abstracts across Eight Journals Publishing on the topic of Human Genetics.  </w:t>
      </w:r>
    </w:p>
    <w:p w14:paraId="7B3528EE" w14:textId="77777777" w:rsidR="00014408" w:rsidRPr="001A6F8C" w:rsidRDefault="00014408" w:rsidP="00247687">
      <w:pPr>
        <w:spacing w:before="100" w:beforeAutospacing="1" w:after="100" w:afterAutospacing="1" w:line="360" w:lineRule="auto"/>
        <w:jc w:val="center"/>
        <w:rPr>
          <w:rFonts w:eastAsia="Times New Roman"/>
          <w:i/>
          <w:iCs/>
          <w:lang w:val="en-AU" w:eastAsia="en-GB"/>
        </w:rPr>
      </w:pPr>
      <w:r w:rsidRPr="009E3D6A">
        <w:rPr>
          <w:rFonts w:eastAsia="Times New Roman"/>
          <w:i/>
          <w:iCs/>
          <w:noProof/>
          <w:lang w:val="en-AU" w:eastAsia="en-GB"/>
        </w:rPr>
        <w:lastRenderedPageBreak/>
        <w:drawing>
          <wp:inline distT="0" distB="0" distL="0" distR="0" wp14:anchorId="1991719A" wp14:editId="7BBFD71D">
            <wp:extent cx="3946538" cy="2819768"/>
            <wp:effectExtent l="0" t="0" r="3175" b="0"/>
            <wp:docPr id="13056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241" name=""/>
                    <pic:cNvPicPr/>
                  </pic:nvPicPr>
                  <pic:blipFill>
                    <a:blip r:embed="rId12"/>
                    <a:stretch>
                      <a:fillRect/>
                    </a:stretch>
                  </pic:blipFill>
                  <pic:spPr>
                    <a:xfrm>
                      <a:off x="0" y="0"/>
                      <a:ext cx="3963002" cy="2831532"/>
                    </a:xfrm>
                    <a:prstGeom prst="rect">
                      <a:avLst/>
                    </a:prstGeom>
                  </pic:spPr>
                </pic:pic>
              </a:graphicData>
            </a:graphic>
          </wp:inline>
        </w:drawing>
      </w:r>
    </w:p>
    <w:p w14:paraId="41703416" w14:textId="77777777" w:rsidR="00014408" w:rsidRPr="009E3D6A" w:rsidRDefault="00014408" w:rsidP="00247687">
      <w:pPr>
        <w:spacing w:before="100" w:beforeAutospacing="1" w:after="100" w:afterAutospacing="1" w:line="360" w:lineRule="auto"/>
        <w:rPr>
          <w:rFonts w:eastAsia="Times New Roman"/>
          <w:lang w:val="en-AU" w:eastAsia="en-GB"/>
        </w:rPr>
      </w:pPr>
      <w:r w:rsidRPr="009E3D6A">
        <w:t xml:space="preserve">Note: </w:t>
      </w:r>
      <w:r w:rsidRPr="009E3D6A">
        <w:rPr>
          <w:rFonts w:eastAsia="Times New Roman"/>
          <w:lang w:val="en-AU" w:eastAsia="en-GB"/>
        </w:rPr>
        <w:t>This figure displays a five-year moving average of the frequency of the term “Caucasian” in titles and abstracts of eight journals publishing on the topic of human genetics, calculated as the number of mentions per article per year.</w:t>
      </w:r>
    </w:p>
    <w:p w14:paraId="088B12FA" w14:textId="77777777" w:rsidR="00014408" w:rsidRPr="009E3D6A" w:rsidRDefault="00014408" w:rsidP="00247687">
      <w:pPr>
        <w:spacing w:line="360" w:lineRule="auto"/>
      </w:pPr>
    </w:p>
    <w:p w14:paraId="5A63B246" w14:textId="77777777" w:rsidR="00014408" w:rsidRPr="009E3D6A" w:rsidRDefault="00014408" w:rsidP="00247687">
      <w:pPr>
        <w:spacing w:line="360" w:lineRule="auto"/>
        <w:rPr>
          <w:b/>
          <w:bCs/>
        </w:rPr>
      </w:pPr>
      <w:commentRangeStart w:id="473"/>
      <w:r w:rsidRPr="009E3D6A">
        <w:rPr>
          <w:b/>
          <w:bCs/>
        </w:rPr>
        <w:t>Figure 5</w:t>
      </w:r>
      <w:commentRangeEnd w:id="473"/>
      <w:r w:rsidR="00442958">
        <w:rPr>
          <w:rStyle w:val="CommentReference"/>
        </w:rPr>
        <w:commentReference w:id="473"/>
      </w:r>
    </w:p>
    <w:p w14:paraId="3DBAFCC6" w14:textId="77777777" w:rsidR="00014408" w:rsidRPr="009E3D6A" w:rsidRDefault="00014408" w:rsidP="00247687">
      <w:pPr>
        <w:spacing w:before="100" w:beforeAutospacing="1" w:after="100" w:afterAutospacing="1" w:line="360" w:lineRule="auto"/>
        <w:rPr>
          <w:i/>
          <w:iCs/>
        </w:rPr>
      </w:pPr>
      <w:r w:rsidRPr="009E3D6A">
        <w:rPr>
          <w:i/>
          <w:iCs/>
        </w:rPr>
        <w:t xml:space="preserve">Five Year Moving Average of the use of “White” in the Titles and Abstracts across Eight Journals Publishing on the topic of Human Genetics.  </w:t>
      </w:r>
    </w:p>
    <w:p w14:paraId="49800D7F" w14:textId="77777777" w:rsidR="00014408" w:rsidRPr="009E3D6A" w:rsidRDefault="00014408" w:rsidP="00247687">
      <w:pPr>
        <w:spacing w:before="100" w:beforeAutospacing="1" w:after="100" w:afterAutospacing="1" w:line="360" w:lineRule="auto"/>
        <w:jc w:val="center"/>
        <w:rPr>
          <w:i/>
          <w:iCs/>
        </w:rPr>
      </w:pPr>
      <w:r w:rsidRPr="009E3D6A">
        <w:rPr>
          <w:i/>
          <w:iCs/>
          <w:noProof/>
        </w:rPr>
        <w:drawing>
          <wp:inline distT="0" distB="0" distL="0" distR="0" wp14:anchorId="09AC8041" wp14:editId="39C0F5BC">
            <wp:extent cx="4316565" cy="2936374"/>
            <wp:effectExtent l="0" t="0" r="1905" b="0"/>
            <wp:docPr id="176194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3637" name=""/>
                    <pic:cNvPicPr/>
                  </pic:nvPicPr>
                  <pic:blipFill>
                    <a:blip r:embed="rId13"/>
                    <a:stretch>
                      <a:fillRect/>
                    </a:stretch>
                  </pic:blipFill>
                  <pic:spPr>
                    <a:xfrm>
                      <a:off x="0" y="0"/>
                      <a:ext cx="4336769" cy="2950118"/>
                    </a:xfrm>
                    <a:prstGeom prst="rect">
                      <a:avLst/>
                    </a:prstGeom>
                  </pic:spPr>
                </pic:pic>
              </a:graphicData>
            </a:graphic>
          </wp:inline>
        </w:drawing>
      </w:r>
    </w:p>
    <w:p w14:paraId="5092AB9C" w14:textId="77777777" w:rsidR="00014408" w:rsidRPr="009E3D6A" w:rsidRDefault="00014408" w:rsidP="00247687">
      <w:pPr>
        <w:spacing w:before="100" w:beforeAutospacing="1" w:after="100" w:afterAutospacing="1" w:line="360" w:lineRule="auto"/>
        <w:rPr>
          <w:rFonts w:eastAsia="Times New Roman"/>
          <w:lang w:val="en-AU" w:eastAsia="en-GB"/>
        </w:rPr>
      </w:pPr>
      <w:r w:rsidRPr="009E3D6A">
        <w:lastRenderedPageBreak/>
        <w:t xml:space="preserve">Note: </w:t>
      </w:r>
      <w:r w:rsidRPr="009E3D6A">
        <w:rPr>
          <w:rFonts w:eastAsia="Times New Roman"/>
          <w:lang w:val="en-AU" w:eastAsia="en-GB"/>
        </w:rPr>
        <w:t>This figure displays a five-year moving average of the frequency of the term “White” in titles and abstracts of eight journals publishing on the topic of human genetics, calculated as the number of mentions per article per year.</w:t>
      </w:r>
    </w:p>
    <w:p w14:paraId="25CE5DC9" w14:textId="77777777" w:rsidR="00014408" w:rsidRPr="009E3D6A" w:rsidRDefault="00014408" w:rsidP="00247687">
      <w:pPr>
        <w:spacing w:line="360" w:lineRule="auto"/>
        <w:rPr>
          <w:b/>
          <w:bCs/>
        </w:rPr>
      </w:pPr>
      <w:commentRangeStart w:id="474"/>
      <w:r w:rsidRPr="009E3D6A">
        <w:rPr>
          <w:b/>
          <w:bCs/>
        </w:rPr>
        <w:t>Figure 6</w:t>
      </w:r>
      <w:commentRangeEnd w:id="474"/>
      <w:r w:rsidR="00442958">
        <w:rPr>
          <w:rStyle w:val="CommentReference"/>
        </w:rPr>
        <w:commentReference w:id="474"/>
      </w:r>
    </w:p>
    <w:p w14:paraId="78F0A0E3" w14:textId="77777777" w:rsidR="00014408" w:rsidRPr="009E3D6A" w:rsidRDefault="00014408" w:rsidP="00247687">
      <w:pPr>
        <w:spacing w:before="100" w:beforeAutospacing="1" w:after="100" w:afterAutospacing="1" w:line="360" w:lineRule="auto"/>
        <w:rPr>
          <w:i/>
          <w:iCs/>
        </w:rPr>
      </w:pPr>
      <w:r w:rsidRPr="009E3D6A">
        <w:rPr>
          <w:i/>
          <w:iCs/>
        </w:rPr>
        <w:t xml:space="preserve">Five Year Moving Average of the use of “European Ancestry” in the Titles and Abstracts across Eight Journals Publishing on the topic of Human Genetics.  </w:t>
      </w:r>
    </w:p>
    <w:p w14:paraId="42591F7F" w14:textId="77777777" w:rsidR="00014408" w:rsidRPr="009E3D6A" w:rsidRDefault="00014408" w:rsidP="00247687">
      <w:pPr>
        <w:spacing w:before="100" w:beforeAutospacing="1" w:after="100" w:afterAutospacing="1" w:line="360" w:lineRule="auto"/>
        <w:jc w:val="center"/>
        <w:rPr>
          <w:i/>
          <w:iCs/>
        </w:rPr>
      </w:pPr>
      <w:r w:rsidRPr="009E3D6A">
        <w:rPr>
          <w:i/>
          <w:iCs/>
          <w:noProof/>
        </w:rPr>
        <w:drawing>
          <wp:inline distT="0" distB="0" distL="0" distR="0" wp14:anchorId="3AA00902" wp14:editId="28867828">
            <wp:extent cx="3713747" cy="2627108"/>
            <wp:effectExtent l="0" t="0" r="0" b="1905"/>
            <wp:docPr id="6530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02293" name=""/>
                    <pic:cNvPicPr/>
                  </pic:nvPicPr>
                  <pic:blipFill>
                    <a:blip r:embed="rId14"/>
                    <a:stretch>
                      <a:fillRect/>
                    </a:stretch>
                  </pic:blipFill>
                  <pic:spPr>
                    <a:xfrm>
                      <a:off x="0" y="0"/>
                      <a:ext cx="3729849" cy="2638499"/>
                    </a:xfrm>
                    <a:prstGeom prst="rect">
                      <a:avLst/>
                    </a:prstGeom>
                  </pic:spPr>
                </pic:pic>
              </a:graphicData>
            </a:graphic>
          </wp:inline>
        </w:drawing>
      </w:r>
    </w:p>
    <w:p w14:paraId="701A2EB7" w14:textId="77777777" w:rsidR="00014408" w:rsidRPr="009E3D6A" w:rsidRDefault="00014408" w:rsidP="00247687">
      <w:pPr>
        <w:spacing w:before="100" w:beforeAutospacing="1" w:after="100" w:afterAutospacing="1" w:line="360" w:lineRule="auto"/>
        <w:rPr>
          <w:rFonts w:eastAsia="Times New Roman"/>
          <w:lang w:val="en-AU" w:eastAsia="en-GB"/>
        </w:rPr>
      </w:pPr>
      <w:r w:rsidRPr="009E3D6A">
        <w:t xml:space="preserve">Note: </w:t>
      </w:r>
      <w:r w:rsidRPr="009E3D6A">
        <w:rPr>
          <w:rFonts w:eastAsia="Times New Roman"/>
          <w:lang w:val="en-AU" w:eastAsia="en-GB"/>
        </w:rPr>
        <w:t>This figure displays a five-year moving average of the frequency of the term “European Ancestry” in titles and abstracts of eight journals publishing on the topic of human genetics, calculated as the number of mentions per article per year.</w:t>
      </w:r>
    </w:p>
    <w:p w14:paraId="260A941D" w14:textId="77777777" w:rsidR="00442958" w:rsidRDefault="00442958" w:rsidP="00247687">
      <w:pPr>
        <w:spacing w:line="360" w:lineRule="auto"/>
        <w:rPr>
          <w:ins w:id="475" w:author="Georgina Schlub" w:date="2025-05-17T13:27:00Z" w16du:dateUtc="2025-05-17T03:27:00Z"/>
          <w:b/>
          <w:bCs/>
        </w:rPr>
      </w:pPr>
    </w:p>
    <w:p w14:paraId="13E3943B" w14:textId="77777777" w:rsidR="00442958" w:rsidRDefault="00442958" w:rsidP="00247687">
      <w:pPr>
        <w:spacing w:line="360" w:lineRule="auto"/>
        <w:rPr>
          <w:ins w:id="476" w:author="Georgina Schlub" w:date="2025-05-17T13:27:00Z" w16du:dateUtc="2025-05-17T03:27:00Z"/>
          <w:b/>
          <w:bCs/>
        </w:rPr>
      </w:pPr>
    </w:p>
    <w:p w14:paraId="35718FCA" w14:textId="77777777" w:rsidR="00442958" w:rsidRDefault="00442958" w:rsidP="00247687">
      <w:pPr>
        <w:spacing w:line="360" w:lineRule="auto"/>
        <w:rPr>
          <w:ins w:id="477" w:author="Georgina Schlub" w:date="2025-05-17T13:27:00Z" w16du:dateUtc="2025-05-17T03:27:00Z"/>
          <w:b/>
          <w:bCs/>
        </w:rPr>
      </w:pPr>
    </w:p>
    <w:p w14:paraId="1011FE82" w14:textId="77777777" w:rsidR="00442958" w:rsidRDefault="00442958" w:rsidP="00247687">
      <w:pPr>
        <w:spacing w:line="360" w:lineRule="auto"/>
        <w:rPr>
          <w:ins w:id="478" w:author="Georgina Schlub" w:date="2025-05-17T13:27:00Z" w16du:dateUtc="2025-05-17T03:27:00Z"/>
          <w:b/>
          <w:bCs/>
        </w:rPr>
      </w:pPr>
    </w:p>
    <w:p w14:paraId="27A0348D" w14:textId="77777777" w:rsidR="00442958" w:rsidRDefault="00442958" w:rsidP="00247687">
      <w:pPr>
        <w:spacing w:line="360" w:lineRule="auto"/>
        <w:rPr>
          <w:ins w:id="479" w:author="Georgina Schlub" w:date="2025-05-17T13:27:00Z" w16du:dateUtc="2025-05-17T03:27:00Z"/>
          <w:b/>
          <w:bCs/>
        </w:rPr>
      </w:pPr>
    </w:p>
    <w:p w14:paraId="30A55CAF" w14:textId="77777777" w:rsidR="00442958" w:rsidRDefault="00442958" w:rsidP="00247687">
      <w:pPr>
        <w:spacing w:line="360" w:lineRule="auto"/>
        <w:rPr>
          <w:ins w:id="480" w:author="Georgina Schlub" w:date="2025-05-17T13:27:00Z" w16du:dateUtc="2025-05-17T03:27:00Z"/>
          <w:b/>
          <w:bCs/>
        </w:rPr>
      </w:pPr>
    </w:p>
    <w:p w14:paraId="14AED4B9" w14:textId="77777777" w:rsidR="00442958" w:rsidRDefault="00442958" w:rsidP="00247687">
      <w:pPr>
        <w:spacing w:line="360" w:lineRule="auto"/>
        <w:rPr>
          <w:ins w:id="481" w:author="Georgina Schlub" w:date="2025-05-17T13:27:00Z" w16du:dateUtc="2025-05-17T03:27:00Z"/>
          <w:b/>
          <w:bCs/>
        </w:rPr>
      </w:pPr>
    </w:p>
    <w:p w14:paraId="783E91DC" w14:textId="77777777" w:rsidR="00442958" w:rsidRDefault="00442958" w:rsidP="00247687">
      <w:pPr>
        <w:spacing w:line="360" w:lineRule="auto"/>
        <w:rPr>
          <w:ins w:id="482" w:author="Georgina Schlub" w:date="2025-05-17T13:27:00Z" w16du:dateUtc="2025-05-17T03:27:00Z"/>
          <w:b/>
          <w:bCs/>
        </w:rPr>
      </w:pPr>
    </w:p>
    <w:p w14:paraId="148867FB" w14:textId="77777777" w:rsidR="00442958" w:rsidRDefault="00442958" w:rsidP="00247687">
      <w:pPr>
        <w:spacing w:line="360" w:lineRule="auto"/>
        <w:rPr>
          <w:ins w:id="483" w:author="Georgina Schlub" w:date="2025-05-17T13:27:00Z" w16du:dateUtc="2025-05-17T03:27:00Z"/>
          <w:b/>
          <w:bCs/>
        </w:rPr>
      </w:pPr>
    </w:p>
    <w:p w14:paraId="22F7D6F8" w14:textId="77777777" w:rsidR="00442958" w:rsidRDefault="00442958" w:rsidP="00247687">
      <w:pPr>
        <w:spacing w:line="360" w:lineRule="auto"/>
        <w:rPr>
          <w:ins w:id="484" w:author="Georgina Schlub" w:date="2025-05-17T13:27:00Z" w16du:dateUtc="2025-05-17T03:27:00Z"/>
          <w:b/>
          <w:bCs/>
        </w:rPr>
      </w:pPr>
    </w:p>
    <w:p w14:paraId="0B50A5D4" w14:textId="77777777" w:rsidR="00442958" w:rsidRDefault="00442958" w:rsidP="00247687">
      <w:pPr>
        <w:spacing w:line="360" w:lineRule="auto"/>
        <w:rPr>
          <w:ins w:id="485" w:author="Georgina Schlub" w:date="2025-05-17T13:27:00Z" w16du:dateUtc="2025-05-17T03:27:00Z"/>
          <w:b/>
          <w:bCs/>
        </w:rPr>
      </w:pPr>
    </w:p>
    <w:p w14:paraId="377F0BAE" w14:textId="68FB49F2" w:rsidR="00014408" w:rsidRPr="009E3D6A" w:rsidRDefault="00014408" w:rsidP="00247687">
      <w:pPr>
        <w:spacing w:line="360" w:lineRule="auto"/>
        <w:rPr>
          <w:b/>
          <w:bCs/>
        </w:rPr>
      </w:pPr>
      <w:commentRangeStart w:id="486"/>
      <w:r w:rsidRPr="009E3D6A">
        <w:rPr>
          <w:b/>
          <w:bCs/>
        </w:rPr>
        <w:lastRenderedPageBreak/>
        <w:t>Figure 7</w:t>
      </w:r>
      <w:commentRangeEnd w:id="486"/>
      <w:r w:rsidR="00442958">
        <w:rPr>
          <w:rStyle w:val="CommentReference"/>
        </w:rPr>
        <w:commentReference w:id="486"/>
      </w:r>
    </w:p>
    <w:p w14:paraId="1FEFECF4" w14:textId="77777777" w:rsidR="00014408" w:rsidRPr="009E3D6A" w:rsidRDefault="00014408" w:rsidP="00247687">
      <w:pPr>
        <w:spacing w:before="100" w:beforeAutospacing="1" w:after="100" w:afterAutospacing="1" w:line="360" w:lineRule="auto"/>
        <w:rPr>
          <w:i/>
          <w:iCs/>
        </w:rPr>
      </w:pPr>
      <w:r w:rsidRPr="009E3D6A">
        <w:rPr>
          <w:noProof/>
        </w:rPr>
        <w:drawing>
          <wp:anchor distT="0" distB="0" distL="114300" distR="114300" simplePos="0" relativeHeight="251659264" behindDoc="1" locked="0" layoutInCell="1" allowOverlap="1" wp14:anchorId="49BC559F" wp14:editId="592D8C5A">
            <wp:simplePos x="0" y="0"/>
            <wp:positionH relativeFrom="margin">
              <wp:align>center</wp:align>
            </wp:positionH>
            <wp:positionV relativeFrom="paragraph">
              <wp:posOffset>759461</wp:posOffset>
            </wp:positionV>
            <wp:extent cx="4965700" cy="4284058"/>
            <wp:effectExtent l="0" t="0" r="0" b="0"/>
            <wp:wrapNone/>
            <wp:docPr id="13515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40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5700" cy="4284058"/>
                    </a:xfrm>
                    <a:prstGeom prst="rect">
                      <a:avLst/>
                    </a:prstGeom>
                  </pic:spPr>
                </pic:pic>
              </a:graphicData>
            </a:graphic>
            <wp14:sizeRelH relativeFrom="page">
              <wp14:pctWidth>0</wp14:pctWidth>
            </wp14:sizeRelH>
            <wp14:sizeRelV relativeFrom="page">
              <wp14:pctHeight>0</wp14:pctHeight>
            </wp14:sizeRelV>
          </wp:anchor>
        </w:drawing>
      </w:r>
      <w:r w:rsidRPr="009E3D6A">
        <w:rPr>
          <w:i/>
          <w:iCs/>
        </w:rPr>
        <w:t xml:space="preserve">Twin Axis of Five-Year Moving Average of the use of “Caucasian” in the Journal of Genetic Counselling and Titles and Abstracts across Eight Journals Publishing on the topic of Human Genetics.  </w:t>
      </w:r>
    </w:p>
    <w:p w14:paraId="5261FED7" w14:textId="77777777" w:rsidR="00014408" w:rsidRPr="009E3D6A" w:rsidRDefault="00014408" w:rsidP="00247687">
      <w:pPr>
        <w:spacing w:line="360" w:lineRule="auto"/>
      </w:pPr>
    </w:p>
    <w:tbl>
      <w:tblPr>
        <w:tblStyle w:val="TableGrid"/>
        <w:tblpPr w:leftFromText="180" w:rightFromText="180" w:vertAnchor="text" w:horzAnchor="page" w:tblpX="2851"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4509"/>
      </w:tblGrid>
      <w:tr w:rsidR="00014408" w:rsidRPr="009E3D6A" w14:paraId="4AD758BD" w14:textId="77777777" w:rsidTr="00014408">
        <w:trPr>
          <w:trHeight w:val="333"/>
        </w:trPr>
        <w:tc>
          <w:tcPr>
            <w:tcW w:w="381" w:type="dxa"/>
            <w:shd w:val="clear" w:color="auto" w:fill="FF8600"/>
          </w:tcPr>
          <w:p w14:paraId="147A72C6" w14:textId="77777777" w:rsidR="00014408" w:rsidRPr="009E3D6A" w:rsidRDefault="00014408" w:rsidP="00247687">
            <w:pPr>
              <w:spacing w:line="360" w:lineRule="auto"/>
            </w:pPr>
          </w:p>
        </w:tc>
        <w:tc>
          <w:tcPr>
            <w:tcW w:w="4509" w:type="dxa"/>
          </w:tcPr>
          <w:p w14:paraId="3891C24A" w14:textId="77777777" w:rsidR="00014408" w:rsidRPr="009E3D6A" w:rsidRDefault="00014408" w:rsidP="00247687">
            <w:pPr>
              <w:spacing w:line="360" w:lineRule="auto"/>
              <w:rPr>
                <w:sz w:val="13"/>
                <w:szCs w:val="13"/>
              </w:rPr>
            </w:pPr>
            <w:r w:rsidRPr="009E3D6A">
              <w:rPr>
                <w:sz w:val="13"/>
                <w:szCs w:val="13"/>
              </w:rPr>
              <w:t xml:space="preserve">“Caucasian” in Abstracts and Titles Across Eight Journals </w:t>
            </w:r>
          </w:p>
        </w:tc>
      </w:tr>
      <w:tr w:rsidR="00014408" w:rsidRPr="009E3D6A" w14:paraId="22B2A88D" w14:textId="77777777" w:rsidTr="00014408">
        <w:trPr>
          <w:trHeight w:val="333"/>
        </w:trPr>
        <w:tc>
          <w:tcPr>
            <w:tcW w:w="381" w:type="dxa"/>
            <w:shd w:val="clear" w:color="auto" w:fill="3C79AA"/>
          </w:tcPr>
          <w:p w14:paraId="42742BEB" w14:textId="77777777" w:rsidR="00014408" w:rsidRPr="009E3D6A" w:rsidRDefault="00014408" w:rsidP="00247687">
            <w:pPr>
              <w:spacing w:line="360" w:lineRule="auto"/>
            </w:pPr>
          </w:p>
        </w:tc>
        <w:tc>
          <w:tcPr>
            <w:tcW w:w="4509" w:type="dxa"/>
          </w:tcPr>
          <w:p w14:paraId="7DC5A75D" w14:textId="77777777" w:rsidR="00014408" w:rsidRPr="009E3D6A" w:rsidRDefault="00014408" w:rsidP="00247687">
            <w:pPr>
              <w:spacing w:line="360" w:lineRule="auto"/>
              <w:rPr>
                <w:sz w:val="13"/>
                <w:szCs w:val="13"/>
              </w:rPr>
            </w:pPr>
            <w:r w:rsidRPr="009E3D6A">
              <w:rPr>
                <w:sz w:val="13"/>
                <w:szCs w:val="13"/>
              </w:rPr>
              <w:t xml:space="preserve">“Caucasian” in the Journal of Genetic Counselling </w:t>
            </w:r>
          </w:p>
        </w:tc>
      </w:tr>
    </w:tbl>
    <w:p w14:paraId="3AF8F62D" w14:textId="77777777" w:rsidR="00014408" w:rsidRPr="009E3D6A" w:rsidRDefault="00014408" w:rsidP="00247687">
      <w:pPr>
        <w:spacing w:line="360" w:lineRule="auto"/>
      </w:pPr>
    </w:p>
    <w:p w14:paraId="7C08E4BA" w14:textId="77777777" w:rsidR="00014408" w:rsidRPr="009E3D6A" w:rsidRDefault="00014408" w:rsidP="00247687">
      <w:pPr>
        <w:spacing w:line="360" w:lineRule="auto"/>
      </w:pPr>
    </w:p>
    <w:p w14:paraId="7C3B9F3D" w14:textId="77777777" w:rsidR="00014408" w:rsidRPr="009E3D6A" w:rsidRDefault="00014408" w:rsidP="00247687">
      <w:pPr>
        <w:spacing w:line="360" w:lineRule="auto"/>
      </w:pPr>
    </w:p>
    <w:p w14:paraId="1658E81D" w14:textId="77777777" w:rsidR="00014408" w:rsidRPr="009E3D6A" w:rsidRDefault="00014408" w:rsidP="00247687">
      <w:pPr>
        <w:spacing w:line="360" w:lineRule="auto"/>
      </w:pPr>
    </w:p>
    <w:p w14:paraId="6BCD6B3C" w14:textId="77777777" w:rsidR="00014408" w:rsidRPr="009E3D6A" w:rsidRDefault="00014408" w:rsidP="00247687">
      <w:pPr>
        <w:spacing w:line="360" w:lineRule="auto"/>
      </w:pPr>
    </w:p>
    <w:p w14:paraId="4297E0AC" w14:textId="77777777" w:rsidR="00014408" w:rsidRPr="009E3D6A" w:rsidRDefault="00014408" w:rsidP="00247687">
      <w:pPr>
        <w:spacing w:line="360" w:lineRule="auto"/>
      </w:pPr>
    </w:p>
    <w:p w14:paraId="5792F455" w14:textId="77777777" w:rsidR="00014408" w:rsidRPr="009E3D6A" w:rsidRDefault="00014408" w:rsidP="00247687">
      <w:pPr>
        <w:spacing w:line="360" w:lineRule="auto"/>
      </w:pPr>
    </w:p>
    <w:p w14:paraId="3BB45684" w14:textId="77777777" w:rsidR="00014408" w:rsidRPr="009E3D6A" w:rsidRDefault="00014408" w:rsidP="00247687">
      <w:pPr>
        <w:spacing w:line="360" w:lineRule="auto"/>
      </w:pPr>
    </w:p>
    <w:p w14:paraId="1067E68A" w14:textId="77777777" w:rsidR="00014408" w:rsidRPr="009E3D6A" w:rsidRDefault="00014408" w:rsidP="00247687">
      <w:pPr>
        <w:spacing w:line="360" w:lineRule="auto"/>
      </w:pPr>
    </w:p>
    <w:p w14:paraId="7D03F4C6" w14:textId="77777777" w:rsidR="00014408" w:rsidRPr="009E3D6A" w:rsidRDefault="00014408" w:rsidP="00247687">
      <w:pPr>
        <w:spacing w:line="360" w:lineRule="auto"/>
      </w:pPr>
    </w:p>
    <w:p w14:paraId="1BD25C6C" w14:textId="77777777" w:rsidR="00014408" w:rsidRPr="009E3D6A" w:rsidRDefault="00014408" w:rsidP="00247687">
      <w:pPr>
        <w:spacing w:line="360" w:lineRule="auto"/>
      </w:pPr>
    </w:p>
    <w:p w14:paraId="703064E3" w14:textId="77777777" w:rsidR="00014408" w:rsidRPr="009E3D6A" w:rsidRDefault="00014408" w:rsidP="00247687">
      <w:pPr>
        <w:spacing w:line="360" w:lineRule="auto"/>
      </w:pPr>
    </w:p>
    <w:p w14:paraId="0B9B4783" w14:textId="77777777" w:rsidR="00014408" w:rsidRPr="009E3D6A" w:rsidRDefault="00014408" w:rsidP="00247687">
      <w:pPr>
        <w:spacing w:line="360" w:lineRule="auto"/>
      </w:pPr>
    </w:p>
    <w:p w14:paraId="5F132768" w14:textId="77777777" w:rsidR="00014408" w:rsidRPr="009E3D6A" w:rsidRDefault="00014408" w:rsidP="00247687">
      <w:pPr>
        <w:spacing w:line="360" w:lineRule="auto"/>
      </w:pPr>
    </w:p>
    <w:p w14:paraId="7CDBB12C" w14:textId="77777777" w:rsidR="00014408" w:rsidRPr="009E3D6A" w:rsidRDefault="00014408" w:rsidP="00247687">
      <w:pPr>
        <w:spacing w:line="360" w:lineRule="auto"/>
      </w:pPr>
    </w:p>
    <w:p w14:paraId="1328D082" w14:textId="77777777" w:rsidR="00014408" w:rsidRPr="009E3D6A" w:rsidRDefault="00014408" w:rsidP="00247687">
      <w:pPr>
        <w:spacing w:line="360" w:lineRule="auto"/>
      </w:pPr>
    </w:p>
    <w:p w14:paraId="1FD3D7E1" w14:textId="77777777" w:rsidR="00014408" w:rsidRPr="009E3D6A" w:rsidRDefault="00014408" w:rsidP="00247687">
      <w:pPr>
        <w:spacing w:line="360" w:lineRule="auto"/>
      </w:pPr>
    </w:p>
    <w:p w14:paraId="1D0DA59D" w14:textId="77777777" w:rsidR="00014408" w:rsidRPr="009E3D6A" w:rsidRDefault="00014408" w:rsidP="00247687">
      <w:pPr>
        <w:spacing w:line="360" w:lineRule="auto"/>
      </w:pPr>
    </w:p>
    <w:p w14:paraId="2F972777" w14:textId="77777777" w:rsidR="00014408" w:rsidRPr="009E3D6A" w:rsidRDefault="00014408" w:rsidP="00247687">
      <w:pPr>
        <w:spacing w:line="360" w:lineRule="auto"/>
      </w:pPr>
    </w:p>
    <w:p w14:paraId="54D1D93F" w14:textId="77777777" w:rsidR="00014408" w:rsidRPr="009E3D6A" w:rsidRDefault="00014408" w:rsidP="00247687">
      <w:pPr>
        <w:spacing w:line="360" w:lineRule="auto"/>
      </w:pPr>
    </w:p>
    <w:p w14:paraId="118817A3" w14:textId="77777777" w:rsidR="00014408" w:rsidRPr="009E3D6A" w:rsidRDefault="00014408" w:rsidP="00247687">
      <w:pPr>
        <w:spacing w:line="360" w:lineRule="auto"/>
      </w:pPr>
    </w:p>
    <w:p w14:paraId="2CFF8236" w14:textId="77777777" w:rsidR="00014408" w:rsidRPr="009E3D6A" w:rsidRDefault="00014408" w:rsidP="00247687">
      <w:pPr>
        <w:spacing w:line="360" w:lineRule="auto"/>
      </w:pPr>
    </w:p>
    <w:p w14:paraId="61331BB8" w14:textId="77777777" w:rsidR="00014408" w:rsidRPr="009E3D6A" w:rsidRDefault="00014408" w:rsidP="00247687">
      <w:pPr>
        <w:spacing w:line="360" w:lineRule="auto"/>
      </w:pPr>
    </w:p>
    <w:p w14:paraId="00BB5457" w14:textId="77777777" w:rsidR="00014408" w:rsidRPr="009E3D6A" w:rsidRDefault="00014408" w:rsidP="00247687">
      <w:pPr>
        <w:spacing w:line="360" w:lineRule="auto"/>
      </w:pPr>
    </w:p>
    <w:p w14:paraId="2D9F2FB3" w14:textId="77777777" w:rsidR="00014408" w:rsidRPr="005F3D3C" w:rsidRDefault="00014408" w:rsidP="00247687">
      <w:pPr>
        <w:spacing w:line="360" w:lineRule="auto"/>
      </w:pPr>
      <w:r w:rsidRPr="009E3D6A">
        <w:t xml:space="preserve">Note: This figure </w:t>
      </w:r>
      <w:r w:rsidRPr="005F3D3C">
        <w:rPr>
          <w:rFonts w:eastAsia="Times New Roman"/>
          <w:lang w:val="en-AU" w:eastAsia="en-GB"/>
        </w:rPr>
        <w:t>show</w:t>
      </w:r>
      <w:r w:rsidRPr="009E3D6A">
        <w:rPr>
          <w:rFonts w:eastAsia="Times New Roman"/>
          <w:lang w:val="en-AU" w:eastAsia="en-GB"/>
        </w:rPr>
        <w:t>s the five-year moving average</w:t>
      </w:r>
      <w:r w:rsidRPr="005F3D3C">
        <w:rPr>
          <w:rFonts w:eastAsia="Times New Roman"/>
          <w:lang w:val="en-AU" w:eastAsia="en-GB"/>
        </w:rPr>
        <w:t xml:space="preserve"> word frequency trends from the title/abstract data from eight journals (</w:t>
      </w:r>
      <w:r w:rsidRPr="009E3D6A">
        <w:rPr>
          <w:rFonts w:eastAsia="Times New Roman"/>
          <w:lang w:val="en-AU" w:eastAsia="en-GB"/>
        </w:rPr>
        <w:t>left</w:t>
      </w:r>
      <w:r w:rsidRPr="005F3D3C">
        <w:rPr>
          <w:rFonts w:eastAsia="Times New Roman"/>
          <w:lang w:val="en-AU" w:eastAsia="en-GB"/>
        </w:rPr>
        <w:t xml:space="preserve"> axis)</w:t>
      </w:r>
      <w:r w:rsidRPr="009E3D6A">
        <w:rPr>
          <w:rFonts w:eastAsia="Times New Roman"/>
          <w:lang w:val="en-AU" w:eastAsia="en-GB"/>
        </w:rPr>
        <w:t xml:space="preserve"> and the </w:t>
      </w:r>
      <w:r w:rsidRPr="005F3D3C">
        <w:rPr>
          <w:rFonts w:eastAsia="Times New Roman"/>
          <w:lang w:val="en-AU" w:eastAsia="en-GB"/>
        </w:rPr>
        <w:t xml:space="preserve">full-text </w:t>
      </w:r>
      <w:r w:rsidRPr="009E3D6A">
        <w:rPr>
          <w:rFonts w:eastAsia="Times New Roman"/>
          <w:lang w:val="en-AU" w:eastAsia="en-GB"/>
        </w:rPr>
        <w:t xml:space="preserve">analysis </w:t>
      </w:r>
      <w:r w:rsidRPr="005F3D3C">
        <w:rPr>
          <w:rFonts w:eastAsia="Times New Roman"/>
          <w:lang w:val="en-AU" w:eastAsia="en-GB"/>
        </w:rPr>
        <w:t xml:space="preserve">of the </w:t>
      </w:r>
      <w:r w:rsidRPr="005F3D3C">
        <w:rPr>
          <w:rFonts w:eastAsia="Times New Roman"/>
          <w:i/>
          <w:iCs/>
          <w:lang w:val="en-AU" w:eastAsia="en-GB"/>
        </w:rPr>
        <w:t>Journal of Genetic Counseling</w:t>
      </w:r>
      <w:r w:rsidRPr="005F3D3C">
        <w:rPr>
          <w:rFonts w:eastAsia="Times New Roman"/>
          <w:lang w:val="en-AU" w:eastAsia="en-GB"/>
        </w:rPr>
        <w:t xml:space="preserve"> (</w:t>
      </w:r>
      <w:r w:rsidRPr="009E3D6A">
        <w:rPr>
          <w:rFonts w:eastAsia="Times New Roman"/>
          <w:lang w:val="en-AU" w:eastAsia="en-GB"/>
        </w:rPr>
        <w:t>right</w:t>
      </w:r>
      <w:r w:rsidRPr="005F3D3C">
        <w:rPr>
          <w:rFonts w:eastAsia="Times New Roman"/>
          <w:lang w:val="en-AU" w:eastAsia="en-GB"/>
        </w:rPr>
        <w:t xml:space="preserve"> axis)</w:t>
      </w:r>
      <w:r w:rsidRPr="009E3D6A">
        <w:rPr>
          <w:rFonts w:eastAsia="Times New Roman"/>
          <w:lang w:val="en-AU" w:eastAsia="en-GB"/>
        </w:rPr>
        <w:t xml:space="preserve">. </w:t>
      </w:r>
    </w:p>
    <w:p w14:paraId="4EF5B24E" w14:textId="77777777" w:rsidR="00014408" w:rsidRPr="009E3D6A" w:rsidRDefault="00014408" w:rsidP="00247687">
      <w:pPr>
        <w:spacing w:line="360" w:lineRule="auto"/>
      </w:pPr>
    </w:p>
    <w:p w14:paraId="42C63C3B" w14:textId="77777777" w:rsidR="00014408" w:rsidRPr="009E3D6A" w:rsidRDefault="00014408" w:rsidP="00247687">
      <w:pPr>
        <w:spacing w:line="360" w:lineRule="auto"/>
      </w:pPr>
    </w:p>
    <w:p w14:paraId="4A017627" w14:textId="77777777" w:rsidR="00014408" w:rsidRPr="009E3D6A" w:rsidRDefault="00014408" w:rsidP="00247687">
      <w:pPr>
        <w:spacing w:line="360" w:lineRule="auto"/>
      </w:pPr>
    </w:p>
    <w:p w14:paraId="351EA463" w14:textId="77777777" w:rsidR="00014408" w:rsidRPr="009E3D6A" w:rsidRDefault="00014408" w:rsidP="00247687">
      <w:pPr>
        <w:spacing w:line="360" w:lineRule="auto"/>
      </w:pPr>
    </w:p>
    <w:p w14:paraId="73954B38" w14:textId="77777777" w:rsidR="00014408" w:rsidRPr="009E3D6A" w:rsidRDefault="00014408" w:rsidP="00247687">
      <w:pPr>
        <w:spacing w:line="360" w:lineRule="auto"/>
      </w:pPr>
    </w:p>
    <w:p w14:paraId="37143E17" w14:textId="691A6AE9" w:rsidR="009E3D6A" w:rsidRDefault="009E3D6A" w:rsidP="00247687">
      <w:pPr>
        <w:spacing w:line="360" w:lineRule="auto"/>
      </w:pPr>
      <w:r>
        <w:t xml:space="preserve">References </w:t>
      </w:r>
    </w:p>
    <w:p w14:paraId="49FBE77D" w14:textId="77777777" w:rsidR="009E3D6A" w:rsidRDefault="009E3D6A" w:rsidP="00247687">
      <w:pPr>
        <w:spacing w:line="360" w:lineRule="auto"/>
      </w:pPr>
    </w:p>
    <w:p w14:paraId="2180958E" w14:textId="25C6D57B" w:rsidR="00415B3A" w:rsidRPr="00415B3A" w:rsidRDefault="009E3D6A" w:rsidP="00247687">
      <w:pPr>
        <w:pStyle w:val="EndNoteBibliography"/>
        <w:spacing w:line="360" w:lineRule="auto"/>
        <w:ind w:left="720" w:hanging="720"/>
        <w:rPr>
          <w:noProof/>
        </w:rPr>
      </w:pPr>
      <w:r>
        <w:fldChar w:fldCharType="begin"/>
      </w:r>
      <w:r>
        <w:instrText xml:space="preserve"> ADDIN EN.REFLIST </w:instrText>
      </w:r>
      <w:r>
        <w:fldChar w:fldCharType="separate"/>
      </w:r>
      <w:r w:rsidR="00415B3A" w:rsidRPr="00415B3A">
        <w:rPr>
          <w:noProof/>
        </w:rPr>
        <w:t xml:space="preserve">Anthony, L. (2020). Programming for Corpus Linguistics. In M. Paquot &amp; S. T. Gries (Eds.), </w:t>
      </w:r>
      <w:r w:rsidR="00415B3A" w:rsidRPr="00415B3A">
        <w:rPr>
          <w:i/>
          <w:noProof/>
        </w:rPr>
        <w:t>A Practical Handbook of Corpus Linguistics</w:t>
      </w:r>
      <w:r w:rsidR="00415B3A" w:rsidRPr="00415B3A">
        <w:rPr>
          <w:noProof/>
        </w:rPr>
        <w:t xml:space="preserve"> (pp. 181-207). Springer International Publishing. </w:t>
      </w:r>
      <w:r w:rsidR="00415B3A">
        <w:fldChar w:fldCharType="begin"/>
      </w:r>
      <w:r w:rsidR="00415B3A">
        <w:instrText>HYPERLINK "https://doi.org/10.1007/978-3-030-46216-1_9"</w:instrText>
      </w:r>
      <w:r w:rsidR="00415B3A">
        <w:fldChar w:fldCharType="separate"/>
      </w:r>
      <w:r w:rsidR="00415B3A" w:rsidRPr="00415B3A">
        <w:rPr>
          <w:rStyle w:val="Hyperlink"/>
          <w:noProof/>
        </w:rPr>
        <w:t>https://doi.org/10.1007/978-3-030-46216-1_9</w:t>
      </w:r>
      <w:r w:rsidR="00415B3A">
        <w:fldChar w:fldCharType="end"/>
      </w:r>
      <w:r w:rsidR="00415B3A" w:rsidRPr="00415B3A">
        <w:rPr>
          <w:noProof/>
        </w:rPr>
        <w:t xml:space="preserve"> </w:t>
      </w:r>
    </w:p>
    <w:p w14:paraId="2799BCB5" w14:textId="326F65CC" w:rsidR="00415B3A" w:rsidRPr="00415B3A" w:rsidRDefault="00415B3A" w:rsidP="00247687">
      <w:pPr>
        <w:pStyle w:val="EndNoteBibliography"/>
        <w:spacing w:line="360" w:lineRule="auto"/>
        <w:ind w:left="720" w:hanging="720"/>
        <w:rPr>
          <w:noProof/>
        </w:rPr>
      </w:pPr>
      <w:r w:rsidRPr="00415B3A">
        <w:rPr>
          <w:noProof/>
        </w:rPr>
        <w:t xml:space="preserve">Byeon, Y. J. J., Islamaj, R., Yeganova, L., Wilbur, W. J., Lu, Z., Brody, L. C., &amp; Bonham, V. L. (2021). Evolving use of ancestry, ethnicity, and race in genetics research-A survey spanning seven decades. </w:t>
      </w:r>
      <w:r w:rsidRPr="00415B3A">
        <w:rPr>
          <w:i/>
          <w:noProof/>
        </w:rPr>
        <w:t>Am J Hum Genet</w:t>
      </w:r>
      <w:r w:rsidRPr="00415B3A">
        <w:rPr>
          <w:noProof/>
        </w:rPr>
        <w:t>,</w:t>
      </w:r>
      <w:r w:rsidRPr="00415B3A">
        <w:rPr>
          <w:i/>
          <w:noProof/>
        </w:rPr>
        <w:t xml:space="preserve"> 108</w:t>
      </w:r>
      <w:r w:rsidRPr="00415B3A">
        <w:rPr>
          <w:noProof/>
        </w:rPr>
        <w:t xml:space="preserve">(12), 2215-2223. </w:t>
      </w:r>
      <w:r>
        <w:fldChar w:fldCharType="begin"/>
      </w:r>
      <w:r>
        <w:instrText>HYPERLINK "https://doi.org/10.1016/j.ajhg.2021.10.008"</w:instrText>
      </w:r>
      <w:r>
        <w:fldChar w:fldCharType="separate"/>
      </w:r>
      <w:r w:rsidRPr="00415B3A">
        <w:rPr>
          <w:rStyle w:val="Hyperlink"/>
          <w:noProof/>
        </w:rPr>
        <w:t>https://doi.org/10.1016/j.ajhg.2021.10.008</w:t>
      </w:r>
      <w:r>
        <w:fldChar w:fldCharType="end"/>
      </w:r>
      <w:r w:rsidRPr="00415B3A">
        <w:rPr>
          <w:noProof/>
        </w:rPr>
        <w:t xml:space="preserve"> </w:t>
      </w:r>
    </w:p>
    <w:p w14:paraId="42D20D62" w14:textId="2BB7019E" w:rsidR="00415B3A" w:rsidRPr="00415B3A" w:rsidRDefault="00415B3A" w:rsidP="00247687">
      <w:pPr>
        <w:pStyle w:val="EndNoteBibliography"/>
        <w:spacing w:line="360" w:lineRule="auto"/>
        <w:ind w:left="720" w:hanging="720"/>
        <w:rPr>
          <w:noProof/>
        </w:rPr>
      </w:pPr>
      <w:r w:rsidRPr="00415B3A">
        <w:rPr>
          <w:noProof/>
        </w:rPr>
        <w:t xml:space="preserve">Crossref. (n.d.). </w:t>
      </w:r>
      <w:r w:rsidRPr="00415B3A">
        <w:rPr>
          <w:i/>
          <w:noProof/>
        </w:rPr>
        <w:t>Crossref metadata database</w:t>
      </w:r>
      <w:r w:rsidRPr="00415B3A">
        <w:rPr>
          <w:noProof/>
        </w:rPr>
        <w:t xml:space="preserve"> </w:t>
      </w:r>
      <w:r>
        <w:fldChar w:fldCharType="begin"/>
      </w:r>
      <w:r>
        <w:instrText>HYPERLINK "https://www.crossref.org/"</w:instrText>
      </w:r>
      <w:r>
        <w:fldChar w:fldCharType="separate"/>
      </w:r>
      <w:r w:rsidRPr="00415B3A">
        <w:rPr>
          <w:rStyle w:val="Hyperlink"/>
          <w:noProof/>
        </w:rPr>
        <w:t>https://www.crossref.org/</w:t>
      </w:r>
      <w:r>
        <w:fldChar w:fldCharType="end"/>
      </w:r>
      <w:r w:rsidRPr="00415B3A">
        <w:rPr>
          <w:noProof/>
        </w:rPr>
        <w:t xml:space="preserve"> </w:t>
      </w:r>
    </w:p>
    <w:p w14:paraId="44CF90D4" w14:textId="26C87576" w:rsidR="00415B3A" w:rsidRPr="00415B3A" w:rsidRDefault="00415B3A" w:rsidP="00247687">
      <w:pPr>
        <w:pStyle w:val="EndNoteBibliography"/>
        <w:spacing w:line="360" w:lineRule="auto"/>
        <w:ind w:left="720" w:hanging="720"/>
        <w:rPr>
          <w:noProof/>
        </w:rPr>
      </w:pPr>
      <w:r w:rsidRPr="00415B3A">
        <w:rPr>
          <w:noProof/>
        </w:rPr>
        <w:t xml:space="preserve">Goulart, L., Staples, S., Novikov, A., Picoral, A., &amp; Reppen, R. (2024). An introduction to CIABATTA: Increasing accessibility to corpus creation for non-experts. </w:t>
      </w:r>
      <w:r w:rsidRPr="00415B3A">
        <w:rPr>
          <w:i/>
          <w:noProof/>
        </w:rPr>
        <w:t>Research Methods in Applied Linguistics</w:t>
      </w:r>
      <w:r w:rsidRPr="00415B3A">
        <w:rPr>
          <w:noProof/>
        </w:rPr>
        <w:t>,</w:t>
      </w:r>
      <w:r w:rsidRPr="00415B3A">
        <w:rPr>
          <w:i/>
          <w:noProof/>
        </w:rPr>
        <w:t xml:space="preserve"> 3</w:t>
      </w:r>
      <w:r w:rsidRPr="00415B3A">
        <w:rPr>
          <w:noProof/>
        </w:rPr>
        <w:t xml:space="preserve">(3), 100146. </w:t>
      </w:r>
      <w:r>
        <w:fldChar w:fldCharType="begin"/>
      </w:r>
      <w:r>
        <w:instrText>HYPERLINK "https://doi.org/https://doi.org/10.1016/j.rmal.2024.100146"</w:instrText>
      </w:r>
      <w:r>
        <w:fldChar w:fldCharType="separate"/>
      </w:r>
      <w:r w:rsidRPr="00415B3A">
        <w:rPr>
          <w:rStyle w:val="Hyperlink"/>
          <w:noProof/>
        </w:rPr>
        <w:t>https://doi.org/https://doi.org/10.1016/j.rmal.2024.100146</w:t>
      </w:r>
      <w:r>
        <w:fldChar w:fldCharType="end"/>
      </w:r>
      <w:r w:rsidRPr="00415B3A">
        <w:rPr>
          <w:noProof/>
        </w:rPr>
        <w:t xml:space="preserve"> </w:t>
      </w:r>
    </w:p>
    <w:p w14:paraId="4EEE0FEB" w14:textId="0DD2538A" w:rsidR="00415B3A" w:rsidRPr="00415B3A" w:rsidRDefault="00415B3A" w:rsidP="00247687">
      <w:pPr>
        <w:pStyle w:val="EndNoteBibliography"/>
        <w:spacing w:line="360" w:lineRule="auto"/>
        <w:ind w:left="720" w:hanging="720"/>
        <w:rPr>
          <w:noProof/>
        </w:rPr>
      </w:pPr>
      <w:r w:rsidRPr="00415B3A">
        <w:rPr>
          <w:noProof/>
        </w:rPr>
        <w:t xml:space="preserve">Korf, B. R. (2024). 75 years of The American Journal of Human Genetics. </w:t>
      </w:r>
      <w:r w:rsidRPr="00415B3A">
        <w:rPr>
          <w:i/>
          <w:noProof/>
        </w:rPr>
        <w:t>Am J Hum Genet</w:t>
      </w:r>
      <w:r w:rsidRPr="00415B3A">
        <w:rPr>
          <w:noProof/>
        </w:rPr>
        <w:t>,</w:t>
      </w:r>
      <w:r w:rsidRPr="00415B3A">
        <w:rPr>
          <w:i/>
          <w:noProof/>
        </w:rPr>
        <w:t xml:space="preserve"> 111</w:t>
      </w:r>
      <w:r w:rsidRPr="00415B3A">
        <w:rPr>
          <w:noProof/>
        </w:rPr>
        <w:t xml:space="preserve">(1), 1-2. </w:t>
      </w:r>
      <w:r>
        <w:fldChar w:fldCharType="begin"/>
      </w:r>
      <w:r>
        <w:instrText>HYPERLINK "https://doi.org/10.1016/j.ajhg.2023.12.003"</w:instrText>
      </w:r>
      <w:r>
        <w:fldChar w:fldCharType="separate"/>
      </w:r>
      <w:r w:rsidRPr="00415B3A">
        <w:rPr>
          <w:rStyle w:val="Hyperlink"/>
          <w:noProof/>
        </w:rPr>
        <w:t>https://doi.org/10.1016/j.ajhg.2023.12.003</w:t>
      </w:r>
      <w:r>
        <w:fldChar w:fldCharType="end"/>
      </w:r>
      <w:r w:rsidRPr="00415B3A">
        <w:rPr>
          <w:noProof/>
        </w:rPr>
        <w:t xml:space="preserve"> </w:t>
      </w:r>
    </w:p>
    <w:p w14:paraId="73B0FF0E" w14:textId="0663C238" w:rsidR="00415B3A" w:rsidRPr="00415B3A" w:rsidRDefault="00415B3A" w:rsidP="00247687">
      <w:pPr>
        <w:pStyle w:val="EndNoteBibliography"/>
        <w:spacing w:line="360" w:lineRule="auto"/>
        <w:ind w:left="720" w:hanging="720"/>
        <w:rPr>
          <w:noProof/>
        </w:rPr>
      </w:pPr>
      <w:r w:rsidRPr="00415B3A">
        <w:rPr>
          <w:noProof/>
        </w:rPr>
        <w:t xml:space="preserve">McNeill, A. (2021). A new impact factor for European Journal of Human Genetics. </w:t>
      </w:r>
      <w:r w:rsidRPr="00415B3A">
        <w:rPr>
          <w:i/>
          <w:noProof/>
        </w:rPr>
        <w:t>Eur J Hum Genet</w:t>
      </w:r>
      <w:r w:rsidRPr="00415B3A">
        <w:rPr>
          <w:noProof/>
        </w:rPr>
        <w:t>,</w:t>
      </w:r>
      <w:r w:rsidRPr="00415B3A">
        <w:rPr>
          <w:i/>
          <w:noProof/>
        </w:rPr>
        <w:t xml:space="preserve"> 29</w:t>
      </w:r>
      <w:r w:rsidRPr="00415B3A">
        <w:rPr>
          <w:noProof/>
        </w:rPr>
        <w:t xml:space="preserve">(8), 1165. </w:t>
      </w:r>
      <w:r>
        <w:fldChar w:fldCharType="begin"/>
      </w:r>
      <w:r>
        <w:instrText>HYPERLINK "https://doi.org/10.1038/s41431-021-00941-7"</w:instrText>
      </w:r>
      <w:r>
        <w:fldChar w:fldCharType="separate"/>
      </w:r>
      <w:r w:rsidRPr="00415B3A">
        <w:rPr>
          <w:rStyle w:val="Hyperlink"/>
          <w:noProof/>
        </w:rPr>
        <w:t>https://doi.org/10.1038/s41431-021-00941-7</w:t>
      </w:r>
      <w:r>
        <w:fldChar w:fldCharType="end"/>
      </w:r>
      <w:r w:rsidRPr="00415B3A">
        <w:rPr>
          <w:noProof/>
        </w:rPr>
        <w:t xml:space="preserve"> </w:t>
      </w:r>
    </w:p>
    <w:p w14:paraId="6E90FCD5" w14:textId="49276CBD" w:rsidR="00415B3A" w:rsidRPr="00415B3A" w:rsidRDefault="00415B3A" w:rsidP="00247687">
      <w:pPr>
        <w:pStyle w:val="EndNoteBibliography"/>
        <w:spacing w:line="360" w:lineRule="auto"/>
        <w:ind w:left="720" w:hanging="720"/>
        <w:rPr>
          <w:noProof/>
        </w:rPr>
      </w:pPr>
      <w:r w:rsidRPr="00415B3A">
        <w:rPr>
          <w:noProof/>
        </w:rPr>
        <w:t xml:space="preserve">National Library of Medicine. (n.d). </w:t>
      </w:r>
      <w:r w:rsidRPr="00415B3A">
        <w:rPr>
          <w:i/>
          <w:noProof/>
        </w:rPr>
        <w:t>National Library of Medicine Catalog</w:t>
      </w:r>
      <w:r w:rsidRPr="00415B3A">
        <w:rPr>
          <w:noProof/>
        </w:rPr>
        <w:t xml:space="preserve"> </w:t>
      </w:r>
      <w:r>
        <w:fldChar w:fldCharType="begin"/>
      </w:r>
      <w:r>
        <w:instrText>HYPERLINK "https://www.ncbi.nlm.nih.gov/nlmcatalog"</w:instrText>
      </w:r>
      <w:r>
        <w:fldChar w:fldCharType="separate"/>
      </w:r>
      <w:r w:rsidRPr="00415B3A">
        <w:rPr>
          <w:rStyle w:val="Hyperlink"/>
          <w:noProof/>
        </w:rPr>
        <w:t>https://www.ncbi.nlm.nih.gov/nlmcatalog</w:t>
      </w:r>
      <w:r>
        <w:fldChar w:fldCharType="end"/>
      </w:r>
      <w:r w:rsidRPr="00415B3A">
        <w:rPr>
          <w:noProof/>
        </w:rPr>
        <w:t xml:space="preserve"> </w:t>
      </w:r>
    </w:p>
    <w:p w14:paraId="00867FEB" w14:textId="121FD609" w:rsidR="00415B3A" w:rsidRPr="00415B3A" w:rsidRDefault="00415B3A" w:rsidP="00247687">
      <w:pPr>
        <w:pStyle w:val="EndNoteBibliography"/>
        <w:spacing w:line="360" w:lineRule="auto"/>
        <w:ind w:left="720" w:hanging="720"/>
        <w:rPr>
          <w:noProof/>
        </w:rPr>
      </w:pPr>
      <w:r w:rsidRPr="00415B3A">
        <w:rPr>
          <w:noProof/>
        </w:rPr>
        <w:t xml:space="preserve">OpenAI. (2024). </w:t>
      </w:r>
      <w:r w:rsidRPr="00415B3A">
        <w:rPr>
          <w:i/>
          <w:noProof/>
        </w:rPr>
        <w:t xml:space="preserve">ChatGPT (October 2024 Version </w:t>
      </w:r>
      <w:r>
        <w:fldChar w:fldCharType="begin"/>
      </w:r>
      <w:r>
        <w:instrText>HYPERLINK "https://chat.openai.com"</w:instrText>
      </w:r>
      <w:r>
        <w:fldChar w:fldCharType="separate"/>
      </w:r>
      <w:r w:rsidRPr="00415B3A">
        <w:rPr>
          <w:rStyle w:val="Hyperlink"/>
          <w:noProof/>
        </w:rPr>
        <w:t>https://chat.openai.com</w:t>
      </w:r>
      <w:r>
        <w:fldChar w:fldCharType="end"/>
      </w:r>
    </w:p>
    <w:p w14:paraId="0E6632BE" w14:textId="77777777" w:rsidR="00415B3A" w:rsidRPr="00415B3A" w:rsidRDefault="00415B3A" w:rsidP="00247687">
      <w:pPr>
        <w:pStyle w:val="EndNoteBibliography"/>
        <w:spacing w:line="360" w:lineRule="auto"/>
        <w:ind w:left="720" w:hanging="720"/>
        <w:rPr>
          <w:noProof/>
        </w:rPr>
      </w:pPr>
      <w:r w:rsidRPr="00415B3A">
        <w:rPr>
          <w:noProof/>
        </w:rPr>
        <w:t xml:space="preserve">Tribble, C. (2010). </w:t>
      </w:r>
      <w:r w:rsidRPr="00415B3A">
        <w:rPr>
          <w:i/>
          <w:noProof/>
        </w:rPr>
        <w:t xml:space="preserve">The Routledge Handbook of Corpus Linguistics </w:t>
      </w:r>
      <w:r w:rsidRPr="00415B3A">
        <w:rPr>
          <w:noProof/>
        </w:rPr>
        <w:t xml:space="preserve">(1 ed.). </w:t>
      </w:r>
    </w:p>
    <w:p w14:paraId="4457C5B6" w14:textId="37EEAC76" w:rsidR="003F2113" w:rsidRPr="009E3D6A" w:rsidRDefault="009E3D6A" w:rsidP="00247687">
      <w:pPr>
        <w:spacing w:line="360" w:lineRule="auto"/>
      </w:pPr>
      <w:r>
        <w:fldChar w:fldCharType="end"/>
      </w:r>
    </w:p>
    <w:sectPr w:rsidR="003F2113" w:rsidRPr="009E3D6A" w:rsidSect="00E20540">
      <w:pgSz w:w="11900" w:h="16820"/>
      <w:pgMar w:top="1440" w:right="1440" w:bottom="1440" w:left="1440" w:header="708" w:footer="708" w:gutter="0"/>
      <w:cols w:space="708"/>
      <w:docGrid w:linePitch="360"/>
      <w:sectPrChange w:id="487" w:author="Georgina Schlub" w:date="2025-05-17T12:46:00Z" w16du:dateUtc="2025-05-17T02:46:00Z">
        <w:sectPr w:rsidR="003F2113" w:rsidRPr="009E3D6A" w:rsidSect="00E20540">
          <w:pgSz w:w="11906" w:h="16838"/>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rgina Schlub" w:date="2025-05-17T10:38:00Z" w:initials="GS">
    <w:p w14:paraId="24226AD5" w14:textId="77777777" w:rsidR="00247687" w:rsidRDefault="00247687" w:rsidP="00247687">
      <w:r>
        <w:rPr>
          <w:rStyle w:val="CommentReference"/>
        </w:rPr>
        <w:annotationRef/>
      </w:r>
      <w:r>
        <w:rPr>
          <w:color w:val="000000"/>
          <w:sz w:val="20"/>
          <w:szCs w:val="20"/>
        </w:rPr>
        <w:t>I always use at least 1.5 spacing for a manuscript/thesis</w:t>
      </w:r>
    </w:p>
  </w:comment>
  <w:comment w:id="7" w:author="Georgina Schlub" w:date="2025-05-17T10:39:00Z" w:initials="GS">
    <w:p w14:paraId="315BB68E" w14:textId="3DE32FB9" w:rsidR="00247687" w:rsidRDefault="00247687" w:rsidP="00247687">
      <w:r>
        <w:rPr>
          <w:rStyle w:val="CommentReference"/>
        </w:rPr>
        <w:annotationRef/>
      </w:r>
      <w:r>
        <w:rPr>
          <w:color w:val="000000"/>
          <w:sz w:val="20"/>
          <w:szCs w:val="20"/>
        </w:rPr>
        <w:t>Aim should go at the end of the introduction, not in the methods</w:t>
      </w:r>
    </w:p>
  </w:comment>
  <w:comment w:id="10" w:author="Georgina Schlub" w:date="2025-05-17T10:56:00Z" w:initials="GS">
    <w:p w14:paraId="3B18E0B3" w14:textId="77777777" w:rsidR="00BD4977" w:rsidRDefault="00BD4977" w:rsidP="00BD4977">
      <w:r>
        <w:rPr>
          <w:rStyle w:val="CommentReference"/>
        </w:rPr>
        <w:annotationRef/>
      </w:r>
      <w:r>
        <w:rPr>
          <w:color w:val="000000"/>
          <w:sz w:val="20"/>
          <w:szCs w:val="20"/>
        </w:rPr>
        <w:t xml:space="preserve">I had a little go at re-jigging this section </w:t>
      </w:r>
    </w:p>
  </w:comment>
  <w:comment w:id="34" w:author="Georgina Schlub" w:date="2025-05-17T10:53:00Z" w:initials="GS">
    <w:p w14:paraId="0E123932" w14:textId="1B079435" w:rsidR="00BD4977" w:rsidRDefault="00BD4977" w:rsidP="00BD4977">
      <w:r>
        <w:rPr>
          <w:rStyle w:val="CommentReference"/>
        </w:rPr>
        <w:annotationRef/>
      </w:r>
      <w:r>
        <w:rPr>
          <w:color w:val="000000"/>
          <w:sz w:val="20"/>
          <w:szCs w:val="20"/>
        </w:rPr>
        <w:t>Just check that is the correct way to reference this…</w:t>
      </w:r>
    </w:p>
    <w:p w14:paraId="14BEBEA9" w14:textId="77777777" w:rsidR="00BD4977" w:rsidRDefault="00BD4977" w:rsidP="00BD4977"/>
  </w:comment>
  <w:comment w:id="44" w:author="Georgina Schlub" w:date="2025-05-17T10:44:00Z" w:initials="GS">
    <w:p w14:paraId="5019BF87" w14:textId="7850114F" w:rsidR="00247687" w:rsidRDefault="00247687" w:rsidP="00247687">
      <w:r>
        <w:rPr>
          <w:rStyle w:val="CommentReference"/>
        </w:rPr>
        <w:annotationRef/>
      </w:r>
      <w:r>
        <w:rPr>
          <w:color w:val="000000"/>
          <w:sz w:val="20"/>
          <w:szCs w:val="20"/>
        </w:rPr>
        <w:t>International peer reviewed academic journals publishing on the topic of human genetics were selected and ranked according to [list how you ranked these]….. Of these, nine were selected for this study because they [list reasons such as - predominantly human, high impact, relevancy etc etc] and inclusion consensus was reached by discussion among SW, LD and GS.</w:t>
      </w:r>
    </w:p>
  </w:comment>
  <w:comment w:id="45" w:author="Sally Way" w:date="2025-05-14T16:58:00Z" w:initials="SW">
    <w:p w14:paraId="436E3F7F" w14:textId="371E37EB" w:rsidR="00014408" w:rsidRDefault="00014408" w:rsidP="00014408">
      <w:r>
        <w:rPr>
          <w:rStyle w:val="CommentReference"/>
        </w:rPr>
        <w:annotationRef/>
      </w:r>
      <w:r>
        <w:rPr>
          <w:color w:val="000000"/>
          <w:sz w:val="20"/>
          <w:szCs w:val="20"/>
        </w:rPr>
        <w:t>My feedback from my submission last year said “ It is unclear who was involved in journal selection and decision-making in the research team.” What is the correct way to state this?</w:t>
      </w:r>
    </w:p>
  </w:comment>
  <w:comment w:id="51" w:author="Georgina Schlub" w:date="2025-05-17T11:01:00Z" w:initials="GS">
    <w:p w14:paraId="084C8BAA" w14:textId="77777777" w:rsidR="005635ED" w:rsidRDefault="005635ED" w:rsidP="005635ED">
      <w:r>
        <w:rPr>
          <w:rStyle w:val="CommentReference"/>
        </w:rPr>
        <w:annotationRef/>
      </w:r>
      <w:r>
        <w:rPr>
          <w:sz w:val="20"/>
          <w:szCs w:val="20"/>
        </w:rPr>
        <w:t>Table 1 only shows your final list. Include the full list as a supplementary table and then provide Table 1 as your final list.</w:t>
      </w:r>
    </w:p>
  </w:comment>
  <w:comment w:id="52" w:author="Georgina Schlub" w:date="2025-05-17T11:21:00Z" w:initials="GS">
    <w:p w14:paraId="5F27844D" w14:textId="77777777" w:rsidR="00D03F9C" w:rsidRDefault="00D03F9C" w:rsidP="00D03F9C">
      <w:r>
        <w:rPr>
          <w:rStyle w:val="CommentReference"/>
        </w:rPr>
        <w:annotationRef/>
      </w:r>
      <w:r>
        <w:rPr>
          <w:color w:val="000000"/>
          <w:sz w:val="20"/>
          <w:szCs w:val="20"/>
        </w:rPr>
        <w:t>or as an Appendix like below</w:t>
      </w:r>
    </w:p>
    <w:p w14:paraId="78360CD6" w14:textId="77777777" w:rsidR="00D03F9C" w:rsidRDefault="00D03F9C" w:rsidP="00D03F9C"/>
  </w:comment>
  <w:comment w:id="97" w:author="Georgina Schlub" w:date="2025-05-17T11:13:00Z" w:initials="GS">
    <w:p w14:paraId="51D6AC89" w14:textId="739E70EB" w:rsidR="007809EE" w:rsidRDefault="007809EE" w:rsidP="007809EE">
      <w:r>
        <w:rPr>
          <w:rStyle w:val="CommentReference"/>
        </w:rPr>
        <w:annotationRef/>
      </w:r>
      <w:r>
        <w:rPr>
          <w:color w:val="000000"/>
          <w:sz w:val="20"/>
          <w:szCs w:val="20"/>
        </w:rPr>
        <w:t>Journal names always in italics</w:t>
      </w:r>
    </w:p>
  </w:comment>
  <w:comment w:id="111" w:author="Georgina Schlub" w:date="2025-05-17T11:14:00Z" w:initials="GS">
    <w:p w14:paraId="1B37C743" w14:textId="77777777" w:rsidR="007809EE" w:rsidRDefault="007809EE" w:rsidP="007809EE">
      <w:r>
        <w:rPr>
          <w:rStyle w:val="CommentReference"/>
        </w:rPr>
        <w:annotationRef/>
      </w:r>
      <w:r>
        <w:rPr>
          <w:color w:val="000000"/>
          <w:sz w:val="20"/>
          <w:szCs w:val="20"/>
        </w:rPr>
        <w:t>would you call it a sub-corpus? Given that we have called all 9 the full corpus?</w:t>
      </w:r>
    </w:p>
  </w:comment>
  <w:comment w:id="120" w:author="Georgina Schlub" w:date="2025-05-17T11:17:00Z" w:initials="GS">
    <w:p w14:paraId="01FE4C9E" w14:textId="77777777" w:rsidR="007809EE" w:rsidRDefault="007809EE" w:rsidP="007809EE">
      <w:r>
        <w:rPr>
          <w:rStyle w:val="CommentReference"/>
        </w:rPr>
        <w:annotationRef/>
      </w:r>
      <w:r>
        <w:rPr>
          <w:color w:val="000000"/>
          <w:sz w:val="20"/>
          <w:szCs w:val="20"/>
        </w:rPr>
        <w:t>Do you mean by volume or issue here? Unsure what you mean by journal</w:t>
      </w:r>
    </w:p>
  </w:comment>
  <w:comment w:id="137" w:author="Georgina Schlub" w:date="2025-05-17T11:18:00Z" w:initials="GS">
    <w:p w14:paraId="3C8079A3" w14:textId="77777777" w:rsidR="00D03F9C" w:rsidRDefault="00D03F9C" w:rsidP="00D03F9C">
      <w:r>
        <w:rPr>
          <w:rStyle w:val="CommentReference"/>
        </w:rPr>
        <w:annotationRef/>
      </w:r>
      <w:r>
        <w:rPr>
          <w:color w:val="000000"/>
          <w:sz w:val="20"/>
          <w:szCs w:val="20"/>
        </w:rPr>
        <w:t>This is more relevant if you were discussing the strengths and limitations of your research, not in the methods section</w:t>
      </w:r>
    </w:p>
  </w:comment>
  <w:comment w:id="138" w:author="Georgina Schlub" w:date="2025-05-17T12:31:00Z" w:initials="GS">
    <w:p w14:paraId="326FD465" w14:textId="77777777" w:rsidR="0046224F" w:rsidRDefault="0046224F" w:rsidP="0046224F">
      <w:r>
        <w:rPr>
          <w:rStyle w:val="CommentReference"/>
        </w:rPr>
        <w:annotationRef/>
      </w:r>
      <w:r>
        <w:rPr>
          <w:color w:val="000000"/>
          <w:sz w:val="20"/>
          <w:szCs w:val="20"/>
        </w:rPr>
        <w:t>Sometimes a reference is needed for a program. if using APA, check rules and how to cite this</w:t>
      </w:r>
    </w:p>
  </w:comment>
  <w:comment w:id="141" w:author="Georgina Schlub" w:date="2025-05-17T11:22:00Z" w:initials="GS">
    <w:p w14:paraId="32AEC961" w14:textId="444ECAE7" w:rsidR="00D03F9C" w:rsidRDefault="00D03F9C" w:rsidP="00D03F9C">
      <w:r>
        <w:rPr>
          <w:rStyle w:val="CommentReference"/>
        </w:rPr>
        <w:annotationRef/>
      </w:r>
      <w:r>
        <w:rPr>
          <w:color w:val="000000"/>
          <w:sz w:val="20"/>
          <w:szCs w:val="20"/>
        </w:rPr>
        <w:t>Anthony (2020, p. X-X)</w:t>
      </w:r>
    </w:p>
  </w:comment>
  <w:comment w:id="153" w:author="Georgina Schlub" w:date="2025-05-17T12:34:00Z" w:initials="GS">
    <w:p w14:paraId="73B0BB81" w14:textId="77777777" w:rsidR="0046224F" w:rsidRDefault="0046224F" w:rsidP="0046224F">
      <w:r>
        <w:rPr>
          <w:rStyle w:val="CommentReference"/>
        </w:rPr>
        <w:annotationRef/>
      </w:r>
      <w:r>
        <w:rPr>
          <w:color w:val="000000"/>
          <w:sz w:val="20"/>
          <w:szCs w:val="20"/>
        </w:rPr>
        <w:t>Was this the same or another script you developed. If another one, report as you reported the first</w:t>
      </w:r>
    </w:p>
  </w:comment>
  <w:comment w:id="166" w:author="Georgina Schlub" w:date="2025-05-17T12:37:00Z" w:initials="GS">
    <w:p w14:paraId="1DED442B" w14:textId="77777777" w:rsidR="00E20540" w:rsidRDefault="00E20540" w:rsidP="00E20540">
      <w:r>
        <w:rPr>
          <w:rStyle w:val="CommentReference"/>
        </w:rPr>
        <w:annotationRef/>
      </w:r>
      <w:r>
        <w:rPr>
          <w:color w:val="000000"/>
          <w:sz w:val="20"/>
          <w:szCs w:val="20"/>
        </w:rPr>
        <w:t>you have already described how these journals were identified. This sounds like you have used another methods?</w:t>
      </w:r>
    </w:p>
  </w:comment>
  <w:comment w:id="169" w:author="Georgina Schlub" w:date="2025-05-17T12:43:00Z" w:initials="GS">
    <w:p w14:paraId="4FA8DB05" w14:textId="77777777" w:rsidR="00041603" w:rsidRDefault="00E20540" w:rsidP="00041603">
      <w:r>
        <w:rPr>
          <w:rStyle w:val="CommentReference"/>
        </w:rPr>
        <w:annotationRef/>
      </w:r>
      <w:r w:rsidR="00041603">
        <w:rPr>
          <w:sz w:val="20"/>
          <w:szCs w:val="20"/>
        </w:rPr>
        <w:t>You need to describe where you got these from and how you created this corpus.</w:t>
      </w:r>
    </w:p>
  </w:comment>
  <w:comment w:id="201" w:author="Georgina Schlub" w:date="2025-05-17T12:44:00Z" w:initials="GS">
    <w:p w14:paraId="4FE7F178" w14:textId="34A2F404" w:rsidR="00E20540" w:rsidRDefault="00E20540" w:rsidP="00E20540">
      <w:r>
        <w:rPr>
          <w:rStyle w:val="CommentReference"/>
        </w:rPr>
        <w:annotationRef/>
      </w:r>
      <w:r>
        <w:rPr>
          <w:color w:val="000000"/>
          <w:sz w:val="20"/>
          <w:szCs w:val="20"/>
        </w:rPr>
        <w:t xml:space="preserve">Did it count absence? </w:t>
      </w:r>
    </w:p>
  </w:comment>
  <w:comment w:id="212" w:author="Georgina Schlub" w:date="2025-05-17T12:45:00Z" w:initials="GS">
    <w:p w14:paraId="72A9B282" w14:textId="77777777" w:rsidR="00E20540" w:rsidRDefault="00E20540" w:rsidP="00E20540">
      <w:r>
        <w:rPr>
          <w:rStyle w:val="CommentReference"/>
        </w:rPr>
        <w:annotationRef/>
      </w:r>
      <w:r>
        <w:rPr>
          <w:color w:val="000000"/>
          <w:sz w:val="20"/>
          <w:szCs w:val="20"/>
        </w:rPr>
        <w:t xml:space="preserve">For you final thesis - I think it can help if you set up the page layout as landscape when you have a table and portrait for your text. And then a page break between. Then you can use size 12 font in the table </w:t>
      </w:r>
    </w:p>
  </w:comment>
  <w:comment w:id="213" w:author="Georgina Schlub" w:date="2025-05-17T12:48:00Z" w:initials="GS">
    <w:p w14:paraId="31797BA6" w14:textId="77777777" w:rsidR="00041603" w:rsidRDefault="00041603" w:rsidP="00041603">
      <w:r>
        <w:rPr>
          <w:rStyle w:val="CommentReference"/>
        </w:rPr>
        <w:annotationRef/>
      </w:r>
      <w:r>
        <w:rPr>
          <w:color w:val="000000"/>
          <w:sz w:val="20"/>
          <w:szCs w:val="20"/>
        </w:rPr>
        <w:t>Be sure to formal tables and figures correctly. For a table, the title is at the top, for a figure the title is under neath. I’ll give an example for each</w:t>
      </w:r>
    </w:p>
  </w:comment>
  <w:comment w:id="240" w:author="Georgina Schlub" w:date="2025-05-17T12:50:00Z" w:initials="GS">
    <w:p w14:paraId="31A6BFCF" w14:textId="77777777" w:rsidR="00041603" w:rsidRDefault="00041603" w:rsidP="00041603">
      <w:r>
        <w:rPr>
          <w:rStyle w:val="CommentReference"/>
        </w:rPr>
        <w:annotationRef/>
      </w:r>
      <w:r>
        <w:rPr>
          <w:color w:val="000000"/>
          <w:sz w:val="20"/>
          <w:szCs w:val="20"/>
        </w:rPr>
        <w:t>I dont think you need to include this</w:t>
      </w:r>
    </w:p>
  </w:comment>
  <w:comment w:id="273" w:author="Georgina Schlub" w:date="2025-05-17T12:52:00Z" w:initials="GS">
    <w:p w14:paraId="1A4022AF" w14:textId="77777777" w:rsidR="00041603" w:rsidRDefault="00041603" w:rsidP="00041603">
      <w:r>
        <w:rPr>
          <w:rStyle w:val="CommentReference"/>
        </w:rPr>
        <w:annotationRef/>
      </w:r>
      <w:r>
        <w:rPr>
          <w:color w:val="000000"/>
          <w:sz w:val="20"/>
          <w:szCs w:val="20"/>
        </w:rPr>
        <w:t xml:space="preserve">Add a row at the bottom of this table that includes total :) </w:t>
      </w:r>
    </w:p>
  </w:comment>
  <w:comment w:id="274" w:author="Georgina Schlub" w:date="2025-05-17T12:51:00Z" w:initials="GS">
    <w:p w14:paraId="3E5A78C3" w14:textId="2C45C573" w:rsidR="00041603" w:rsidRDefault="00041603" w:rsidP="00041603">
      <w:r>
        <w:rPr>
          <w:rStyle w:val="CommentReference"/>
        </w:rPr>
        <w:annotationRef/>
      </w:r>
      <w:r>
        <w:rPr>
          <w:color w:val="000000"/>
          <w:sz w:val="20"/>
          <w:szCs w:val="20"/>
        </w:rPr>
        <w:t>as above</w:t>
      </w:r>
    </w:p>
  </w:comment>
  <w:comment w:id="275" w:author="Georgina Schlub" w:date="2025-05-17T12:53:00Z" w:initials="GS">
    <w:p w14:paraId="79DBCD05" w14:textId="77777777" w:rsidR="00041603" w:rsidRDefault="00041603" w:rsidP="00041603">
      <w:r>
        <w:rPr>
          <w:rStyle w:val="CommentReference"/>
        </w:rPr>
        <w:annotationRef/>
      </w:r>
      <w:r>
        <w:rPr>
          <w:color w:val="000000"/>
          <w:sz w:val="20"/>
          <w:szCs w:val="20"/>
        </w:rPr>
        <w:t>What a NUMBER!! :D</w:t>
      </w:r>
    </w:p>
  </w:comment>
  <w:comment w:id="290" w:author="Georgina Schlub" w:date="2025-05-17T13:02:00Z" w:initials="GS">
    <w:p w14:paraId="6781DE42" w14:textId="77777777" w:rsidR="00ED265C" w:rsidRDefault="00ED265C" w:rsidP="00ED265C">
      <w:r>
        <w:rPr>
          <w:rStyle w:val="CommentReference"/>
        </w:rPr>
        <w:annotationRef/>
      </w:r>
      <w:r>
        <w:rPr>
          <w:color w:val="000000"/>
          <w:sz w:val="20"/>
          <w:szCs w:val="20"/>
        </w:rPr>
        <w:t xml:space="preserve">Since you break your methods into full text and then abstracts and titles,I think it is more logical to present your results similarly </w:t>
      </w:r>
    </w:p>
  </w:comment>
  <w:comment w:id="299" w:author="Georgina Schlub" w:date="2025-05-17T13:06:00Z" w:initials="GS">
    <w:p w14:paraId="632D1AC4" w14:textId="77777777" w:rsidR="00ED265C" w:rsidRDefault="00ED265C" w:rsidP="00ED265C">
      <w:r>
        <w:rPr>
          <w:rStyle w:val="CommentReference"/>
        </w:rPr>
        <w:annotationRef/>
      </w:r>
      <w:r>
        <w:rPr>
          <w:color w:val="000000"/>
          <w:sz w:val="20"/>
          <w:szCs w:val="20"/>
        </w:rPr>
        <w:t>This is how I would suggest structuring this section of the results</w:t>
      </w:r>
    </w:p>
  </w:comment>
  <w:comment w:id="374" w:author="Georgina Schlub" w:date="2025-05-17T13:06:00Z" w:initials="GS">
    <w:p w14:paraId="14646668" w14:textId="77777777" w:rsidR="00A248BF" w:rsidRDefault="00A248BF" w:rsidP="00A248BF">
      <w:r>
        <w:rPr>
          <w:rStyle w:val="CommentReference"/>
        </w:rPr>
        <w:annotationRef/>
      </w:r>
      <w:r>
        <w:rPr>
          <w:color w:val="000000"/>
          <w:sz w:val="20"/>
          <w:szCs w:val="20"/>
        </w:rPr>
        <w:t>This is how I would suggest structuring this section of the results</w:t>
      </w:r>
    </w:p>
  </w:comment>
  <w:comment w:id="409" w:author="Georgina Schlub" w:date="2025-05-17T13:25:00Z" w:initials="GS">
    <w:p w14:paraId="52CC2C42" w14:textId="77777777" w:rsidR="00442958" w:rsidRDefault="00442958" w:rsidP="00442958">
      <w:r>
        <w:rPr>
          <w:rStyle w:val="CommentReference"/>
        </w:rPr>
        <w:annotationRef/>
      </w:r>
      <w:r>
        <w:rPr>
          <w:color w:val="000000"/>
          <w:sz w:val="20"/>
          <w:szCs w:val="20"/>
        </w:rPr>
        <w:t>This is an incredible piece of history!</w:t>
      </w:r>
    </w:p>
  </w:comment>
  <w:comment w:id="455" w:author="Georgina Schlub" w:date="2025-05-17T13:14:00Z" w:initials="GS">
    <w:p w14:paraId="66733F69" w14:textId="3DD01AFD" w:rsidR="00A248BF" w:rsidRDefault="00A248BF" w:rsidP="00A248BF">
      <w:r>
        <w:rPr>
          <w:rStyle w:val="CommentReference"/>
        </w:rPr>
        <w:annotationRef/>
      </w:r>
      <w:r>
        <w:rPr>
          <w:color w:val="000000"/>
          <w:sz w:val="20"/>
          <w:szCs w:val="20"/>
        </w:rPr>
        <w:t xml:space="preserve">Figure title is always beneath the figure. </w:t>
      </w:r>
    </w:p>
  </w:comment>
  <w:comment w:id="468" w:author="Georgina Schlub" w:date="2025-05-17T13:15:00Z" w:initials="GS">
    <w:p w14:paraId="05C31B3D" w14:textId="77777777" w:rsidR="00A248BF" w:rsidRDefault="00A248BF" w:rsidP="00A248BF">
      <w:r>
        <w:rPr>
          <w:rStyle w:val="CommentReference"/>
        </w:rPr>
        <w:annotationRef/>
      </w:r>
      <w:r>
        <w:rPr>
          <w:color w:val="000000"/>
          <w:sz w:val="20"/>
          <w:szCs w:val="20"/>
        </w:rPr>
        <w:t>Format as per figure 1</w:t>
      </w:r>
    </w:p>
  </w:comment>
  <w:comment w:id="470" w:author="Georgina Schlub" w:date="2025-05-17T13:15:00Z" w:initials="GS">
    <w:p w14:paraId="5075D7FB" w14:textId="77777777" w:rsidR="00A248BF" w:rsidRDefault="00A248BF" w:rsidP="00A248BF">
      <w:r>
        <w:rPr>
          <w:rStyle w:val="CommentReference"/>
        </w:rPr>
        <w:annotationRef/>
      </w:r>
      <w:r>
        <w:rPr>
          <w:color w:val="000000"/>
          <w:sz w:val="20"/>
          <w:szCs w:val="20"/>
        </w:rPr>
        <w:t>Format as per figure 1</w:t>
      </w:r>
    </w:p>
  </w:comment>
  <w:comment w:id="472" w:author="Georgina Schlub" w:date="2025-05-17T13:27:00Z" w:initials="GS">
    <w:p w14:paraId="39F13CFF" w14:textId="77777777" w:rsidR="00442958" w:rsidRDefault="00442958" w:rsidP="00442958">
      <w:r>
        <w:rPr>
          <w:rStyle w:val="CommentReference"/>
        </w:rPr>
        <w:annotationRef/>
      </w:r>
      <w:r>
        <w:rPr>
          <w:color w:val="000000"/>
          <w:sz w:val="20"/>
          <w:szCs w:val="20"/>
        </w:rPr>
        <w:t>Format as per Figure 1</w:t>
      </w:r>
    </w:p>
  </w:comment>
  <w:comment w:id="473" w:author="Georgina Schlub" w:date="2025-05-17T13:27:00Z" w:initials="GS">
    <w:p w14:paraId="7328D55D" w14:textId="77777777" w:rsidR="00442958" w:rsidRDefault="00442958" w:rsidP="00442958">
      <w:r>
        <w:rPr>
          <w:rStyle w:val="CommentReference"/>
        </w:rPr>
        <w:annotationRef/>
      </w:r>
      <w:r>
        <w:rPr>
          <w:color w:val="000000"/>
          <w:sz w:val="20"/>
          <w:szCs w:val="20"/>
        </w:rPr>
        <w:t>Format as per figure 1</w:t>
      </w:r>
    </w:p>
  </w:comment>
  <w:comment w:id="474" w:author="Georgina Schlub" w:date="2025-05-17T13:27:00Z" w:initials="GS">
    <w:p w14:paraId="68FB32FD" w14:textId="77777777" w:rsidR="00442958" w:rsidRDefault="00442958" w:rsidP="00442958">
      <w:r>
        <w:rPr>
          <w:rStyle w:val="CommentReference"/>
        </w:rPr>
        <w:annotationRef/>
      </w:r>
      <w:r>
        <w:rPr>
          <w:color w:val="000000"/>
          <w:sz w:val="20"/>
          <w:szCs w:val="20"/>
        </w:rPr>
        <w:t>Format as per Figure 1</w:t>
      </w:r>
    </w:p>
  </w:comment>
  <w:comment w:id="486" w:author="Georgina Schlub" w:date="2025-05-17T13:28:00Z" w:initials="GS">
    <w:p w14:paraId="307B9984" w14:textId="77777777" w:rsidR="00442958" w:rsidRDefault="00442958" w:rsidP="00442958">
      <w:r>
        <w:rPr>
          <w:rStyle w:val="CommentReference"/>
        </w:rPr>
        <w:annotationRef/>
      </w:r>
      <w:r>
        <w:rPr>
          <w:color w:val="000000"/>
          <w:sz w:val="20"/>
          <w:szCs w:val="20"/>
        </w:rPr>
        <w:t>Format as per Figure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26AD5" w15:done="0"/>
  <w15:commentEx w15:paraId="315BB68E" w15:done="0"/>
  <w15:commentEx w15:paraId="3B18E0B3" w15:done="0"/>
  <w15:commentEx w15:paraId="14BEBEA9" w15:done="0"/>
  <w15:commentEx w15:paraId="5019BF87" w15:done="0"/>
  <w15:commentEx w15:paraId="436E3F7F" w15:done="0"/>
  <w15:commentEx w15:paraId="084C8BAA" w15:done="0"/>
  <w15:commentEx w15:paraId="78360CD6" w15:paraIdParent="084C8BAA" w15:done="0"/>
  <w15:commentEx w15:paraId="51D6AC89" w15:done="0"/>
  <w15:commentEx w15:paraId="1B37C743" w15:done="0"/>
  <w15:commentEx w15:paraId="01FE4C9E" w15:done="0"/>
  <w15:commentEx w15:paraId="3C8079A3" w15:done="0"/>
  <w15:commentEx w15:paraId="326FD465" w15:done="0"/>
  <w15:commentEx w15:paraId="32AEC961" w15:done="0"/>
  <w15:commentEx w15:paraId="73B0BB81" w15:done="0"/>
  <w15:commentEx w15:paraId="1DED442B" w15:done="0"/>
  <w15:commentEx w15:paraId="4FA8DB05" w15:done="0"/>
  <w15:commentEx w15:paraId="4FE7F178" w15:done="0"/>
  <w15:commentEx w15:paraId="72A9B282" w15:done="0"/>
  <w15:commentEx w15:paraId="31797BA6" w15:done="0"/>
  <w15:commentEx w15:paraId="31A6BFCF" w15:done="0"/>
  <w15:commentEx w15:paraId="1A4022AF" w15:done="0"/>
  <w15:commentEx w15:paraId="3E5A78C3" w15:done="0"/>
  <w15:commentEx w15:paraId="79DBCD05" w15:done="0"/>
  <w15:commentEx w15:paraId="6781DE42" w15:done="0"/>
  <w15:commentEx w15:paraId="632D1AC4" w15:done="0"/>
  <w15:commentEx w15:paraId="14646668" w15:done="0"/>
  <w15:commentEx w15:paraId="52CC2C42" w15:done="0"/>
  <w15:commentEx w15:paraId="66733F69" w15:done="0"/>
  <w15:commentEx w15:paraId="05C31B3D" w15:done="0"/>
  <w15:commentEx w15:paraId="5075D7FB" w15:done="0"/>
  <w15:commentEx w15:paraId="39F13CFF" w15:done="0"/>
  <w15:commentEx w15:paraId="7328D55D" w15:done="0"/>
  <w15:commentEx w15:paraId="68FB32FD" w15:done="0"/>
  <w15:commentEx w15:paraId="307B9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E6572" w16cex:dateUtc="2025-05-17T00:38:00Z"/>
  <w16cex:commentExtensible w16cex:durableId="75298A6B" w16cex:dateUtc="2025-05-17T00:39:00Z"/>
  <w16cex:commentExtensible w16cex:durableId="522DDF9F" w16cex:dateUtc="2025-05-17T00:56:00Z"/>
  <w16cex:commentExtensible w16cex:durableId="2C96ED93" w16cex:dateUtc="2025-05-17T00:53:00Z"/>
  <w16cex:commentExtensible w16cex:durableId="530BFE96" w16cex:dateUtc="2025-05-17T00:44:00Z"/>
  <w16cex:commentExtensible w16cex:durableId="060805D1" w16cex:dateUtc="2025-05-14T06:58:00Z"/>
  <w16cex:commentExtensible w16cex:durableId="27FF83F7" w16cex:dateUtc="2025-05-17T01:01:00Z"/>
  <w16cex:commentExtensible w16cex:durableId="293FF93B" w16cex:dateUtc="2025-05-17T01:21:00Z"/>
  <w16cex:commentExtensible w16cex:durableId="26B5346D" w16cex:dateUtc="2025-05-17T01:13:00Z"/>
  <w16cex:commentExtensible w16cex:durableId="3CE09E07" w16cex:dateUtc="2025-05-17T01:14:00Z"/>
  <w16cex:commentExtensible w16cex:durableId="0A9C70AB" w16cex:dateUtc="2025-05-17T01:17:00Z"/>
  <w16cex:commentExtensible w16cex:durableId="40394962" w16cex:dateUtc="2025-05-17T01:18:00Z"/>
  <w16cex:commentExtensible w16cex:durableId="0085FD48" w16cex:dateUtc="2025-05-17T02:31:00Z"/>
  <w16cex:commentExtensible w16cex:durableId="387A98C1" w16cex:dateUtc="2025-05-17T01:22:00Z"/>
  <w16cex:commentExtensible w16cex:durableId="780278FF" w16cex:dateUtc="2025-05-17T02:34:00Z"/>
  <w16cex:commentExtensible w16cex:durableId="6E7E2010" w16cex:dateUtc="2025-05-17T02:37:00Z"/>
  <w16cex:commentExtensible w16cex:durableId="0139F880" w16cex:dateUtc="2025-05-17T02:43:00Z"/>
  <w16cex:commentExtensible w16cex:durableId="11D78E3E" w16cex:dateUtc="2025-05-17T02:44:00Z"/>
  <w16cex:commentExtensible w16cex:durableId="30857AA8" w16cex:dateUtc="2025-05-17T02:45:00Z"/>
  <w16cex:commentExtensible w16cex:durableId="0F8569C5" w16cex:dateUtc="2025-05-17T02:48:00Z"/>
  <w16cex:commentExtensible w16cex:durableId="048D83FE" w16cex:dateUtc="2025-05-17T02:50:00Z"/>
  <w16cex:commentExtensible w16cex:durableId="19C52912" w16cex:dateUtc="2025-05-17T02:52:00Z"/>
  <w16cex:commentExtensible w16cex:durableId="2804E9C5" w16cex:dateUtc="2025-05-17T02:51:00Z"/>
  <w16cex:commentExtensible w16cex:durableId="3501B7A6" w16cex:dateUtc="2025-05-17T02:53:00Z"/>
  <w16cex:commentExtensible w16cex:durableId="085DE573" w16cex:dateUtc="2025-05-17T03:02:00Z"/>
  <w16cex:commentExtensible w16cex:durableId="32676CE0" w16cex:dateUtc="2025-05-17T03:06:00Z"/>
  <w16cex:commentExtensible w16cex:durableId="1A8ECD9E" w16cex:dateUtc="2025-05-17T03:06:00Z"/>
  <w16cex:commentExtensible w16cex:durableId="6D9D98E4" w16cex:dateUtc="2025-05-17T03:25:00Z"/>
  <w16cex:commentExtensible w16cex:durableId="023EB7C0" w16cex:dateUtc="2025-05-17T03:14:00Z"/>
  <w16cex:commentExtensible w16cex:durableId="78AA2CB8" w16cex:dateUtc="2025-05-17T03:15:00Z"/>
  <w16cex:commentExtensible w16cex:durableId="0D86CE21" w16cex:dateUtc="2025-05-17T03:15:00Z"/>
  <w16cex:commentExtensible w16cex:durableId="4597F19E" w16cex:dateUtc="2025-05-17T03:27:00Z"/>
  <w16cex:commentExtensible w16cex:durableId="2A33268E" w16cex:dateUtc="2025-05-17T03:27:00Z"/>
  <w16cex:commentExtensible w16cex:durableId="7A2EF54B" w16cex:dateUtc="2025-05-17T03:27:00Z"/>
  <w16cex:commentExtensible w16cex:durableId="308AFAEF" w16cex:dateUtc="2025-05-17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26AD5" w16cid:durableId="6A5E6572"/>
  <w16cid:commentId w16cid:paraId="315BB68E" w16cid:durableId="75298A6B"/>
  <w16cid:commentId w16cid:paraId="3B18E0B3" w16cid:durableId="522DDF9F"/>
  <w16cid:commentId w16cid:paraId="14BEBEA9" w16cid:durableId="2C96ED93"/>
  <w16cid:commentId w16cid:paraId="5019BF87" w16cid:durableId="530BFE96"/>
  <w16cid:commentId w16cid:paraId="436E3F7F" w16cid:durableId="060805D1"/>
  <w16cid:commentId w16cid:paraId="084C8BAA" w16cid:durableId="27FF83F7"/>
  <w16cid:commentId w16cid:paraId="78360CD6" w16cid:durableId="293FF93B"/>
  <w16cid:commentId w16cid:paraId="51D6AC89" w16cid:durableId="26B5346D"/>
  <w16cid:commentId w16cid:paraId="1B37C743" w16cid:durableId="3CE09E07"/>
  <w16cid:commentId w16cid:paraId="01FE4C9E" w16cid:durableId="0A9C70AB"/>
  <w16cid:commentId w16cid:paraId="3C8079A3" w16cid:durableId="40394962"/>
  <w16cid:commentId w16cid:paraId="326FD465" w16cid:durableId="0085FD48"/>
  <w16cid:commentId w16cid:paraId="32AEC961" w16cid:durableId="387A98C1"/>
  <w16cid:commentId w16cid:paraId="73B0BB81" w16cid:durableId="780278FF"/>
  <w16cid:commentId w16cid:paraId="1DED442B" w16cid:durableId="6E7E2010"/>
  <w16cid:commentId w16cid:paraId="4FA8DB05" w16cid:durableId="0139F880"/>
  <w16cid:commentId w16cid:paraId="4FE7F178" w16cid:durableId="11D78E3E"/>
  <w16cid:commentId w16cid:paraId="72A9B282" w16cid:durableId="30857AA8"/>
  <w16cid:commentId w16cid:paraId="31797BA6" w16cid:durableId="0F8569C5"/>
  <w16cid:commentId w16cid:paraId="31A6BFCF" w16cid:durableId="048D83FE"/>
  <w16cid:commentId w16cid:paraId="1A4022AF" w16cid:durableId="19C52912"/>
  <w16cid:commentId w16cid:paraId="3E5A78C3" w16cid:durableId="2804E9C5"/>
  <w16cid:commentId w16cid:paraId="79DBCD05" w16cid:durableId="3501B7A6"/>
  <w16cid:commentId w16cid:paraId="6781DE42" w16cid:durableId="085DE573"/>
  <w16cid:commentId w16cid:paraId="632D1AC4" w16cid:durableId="32676CE0"/>
  <w16cid:commentId w16cid:paraId="14646668" w16cid:durableId="1A8ECD9E"/>
  <w16cid:commentId w16cid:paraId="52CC2C42" w16cid:durableId="6D9D98E4"/>
  <w16cid:commentId w16cid:paraId="66733F69" w16cid:durableId="023EB7C0"/>
  <w16cid:commentId w16cid:paraId="05C31B3D" w16cid:durableId="78AA2CB8"/>
  <w16cid:commentId w16cid:paraId="5075D7FB" w16cid:durableId="0D86CE21"/>
  <w16cid:commentId w16cid:paraId="39F13CFF" w16cid:durableId="4597F19E"/>
  <w16cid:commentId w16cid:paraId="7328D55D" w16cid:durableId="2A33268E"/>
  <w16cid:commentId w16cid:paraId="68FB32FD" w16cid:durableId="7A2EF54B"/>
  <w16cid:commentId w16cid:paraId="307B9984" w16cid:durableId="308AFA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B64FE"/>
    <w:multiLevelType w:val="hybridMultilevel"/>
    <w:tmpl w:val="7DB879F6"/>
    <w:lvl w:ilvl="0" w:tplc="DC5C4DC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D86F9B"/>
    <w:multiLevelType w:val="hybridMultilevel"/>
    <w:tmpl w:val="236EBF74"/>
    <w:lvl w:ilvl="0" w:tplc="DC5C4DC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487818">
    <w:abstractNumId w:val="1"/>
  </w:num>
  <w:num w:numId="2" w16cid:durableId="3153062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na Schlub">
    <w15:presenceInfo w15:providerId="AD" w15:userId="S::Georgina.Schlub@uts.edu.au::d9a1520e-c856-43bf-aaf4-e2fef113ee7f"/>
  </w15:person>
  <w15:person w15:author="Sally Way">
    <w15:presenceInfo w15:providerId="AD" w15:userId="S::Sally.W.Way@student.uts.edu.au::753388c7-d883-4896-88b5-6bb5cc967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pz2tftwjradeset5tp5fpxcfxwft0sw00z9&quot;&gt;My EndNote Library&lt;record-ids&gt;&lt;item&gt;175&lt;/item&gt;&lt;item&gt;184&lt;/item&gt;&lt;item&gt;189&lt;/item&gt;&lt;item&gt;190&lt;/item&gt;&lt;item&gt;191&lt;/item&gt;&lt;item&gt;192&lt;/item&gt;&lt;item&gt;193&lt;/item&gt;&lt;item&gt;194&lt;/item&gt;&lt;item&gt;232&lt;/item&gt;&lt;/record-ids&gt;&lt;/item&gt;&lt;/Libraries&gt;"/>
  </w:docVars>
  <w:rsids>
    <w:rsidRoot w:val="00014408"/>
    <w:rsid w:val="00014408"/>
    <w:rsid w:val="000272B3"/>
    <w:rsid w:val="00041603"/>
    <w:rsid w:val="00075ECE"/>
    <w:rsid w:val="000A5C3E"/>
    <w:rsid w:val="00123F26"/>
    <w:rsid w:val="0015296F"/>
    <w:rsid w:val="0016207F"/>
    <w:rsid w:val="0019033F"/>
    <w:rsid w:val="001D4C62"/>
    <w:rsid w:val="00211D08"/>
    <w:rsid w:val="00247687"/>
    <w:rsid w:val="002536BF"/>
    <w:rsid w:val="00313419"/>
    <w:rsid w:val="003564C3"/>
    <w:rsid w:val="00381046"/>
    <w:rsid w:val="003F0DEE"/>
    <w:rsid w:val="003F2113"/>
    <w:rsid w:val="00415B3A"/>
    <w:rsid w:val="00442958"/>
    <w:rsid w:val="0046224F"/>
    <w:rsid w:val="0048304A"/>
    <w:rsid w:val="004C5266"/>
    <w:rsid w:val="004E0F36"/>
    <w:rsid w:val="004E4D19"/>
    <w:rsid w:val="005635ED"/>
    <w:rsid w:val="005F1E23"/>
    <w:rsid w:val="00675F73"/>
    <w:rsid w:val="006844C1"/>
    <w:rsid w:val="007102E8"/>
    <w:rsid w:val="0071795D"/>
    <w:rsid w:val="00740205"/>
    <w:rsid w:val="007809EE"/>
    <w:rsid w:val="007A239F"/>
    <w:rsid w:val="007C00F0"/>
    <w:rsid w:val="007E07BC"/>
    <w:rsid w:val="00805E6F"/>
    <w:rsid w:val="00814B88"/>
    <w:rsid w:val="008E5385"/>
    <w:rsid w:val="008F14C4"/>
    <w:rsid w:val="009455F9"/>
    <w:rsid w:val="009D261F"/>
    <w:rsid w:val="009E2034"/>
    <w:rsid w:val="009E3D6A"/>
    <w:rsid w:val="009F3AA4"/>
    <w:rsid w:val="00A248BF"/>
    <w:rsid w:val="00AE54B3"/>
    <w:rsid w:val="00AE6D32"/>
    <w:rsid w:val="00B32B21"/>
    <w:rsid w:val="00B472BB"/>
    <w:rsid w:val="00B84CDD"/>
    <w:rsid w:val="00BA0451"/>
    <w:rsid w:val="00BD4977"/>
    <w:rsid w:val="00C43BD3"/>
    <w:rsid w:val="00CE6CF3"/>
    <w:rsid w:val="00D03F9C"/>
    <w:rsid w:val="00D76CBE"/>
    <w:rsid w:val="00E20540"/>
    <w:rsid w:val="00E2409C"/>
    <w:rsid w:val="00E77E31"/>
    <w:rsid w:val="00ED265C"/>
    <w:rsid w:val="00F3432D"/>
    <w:rsid w:val="00F416DA"/>
    <w:rsid w:val="00F41EF2"/>
    <w:rsid w:val="00F60E86"/>
    <w:rsid w:val="00F62D82"/>
    <w:rsid w:val="00FB6433"/>
    <w:rsid w:val="00FE52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1762"/>
  <w15:chartTrackingRefBased/>
  <w15:docId w15:val="{0DE7A0C5-F844-C24B-A3AA-8807882F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408"/>
    <w:rPr>
      <w:rFonts w:ascii="Times New Roman" w:eastAsia="MS Mincho" w:hAnsi="Times New Roman" w:cs="Times New Roman"/>
      <w:kern w:val="0"/>
      <w:lang w:val="en-GB" w:eastAsia="ja-JP"/>
      <w14:ligatures w14:val="none"/>
    </w:rPr>
  </w:style>
  <w:style w:type="paragraph" w:styleId="Heading1">
    <w:name w:val="heading 1"/>
    <w:basedOn w:val="Normal"/>
    <w:next w:val="Normal"/>
    <w:link w:val="Heading1Char"/>
    <w:uiPriority w:val="9"/>
    <w:qFormat/>
    <w:rsid w:val="00014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4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4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4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4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408"/>
    <w:rPr>
      <w:rFonts w:eastAsiaTheme="majorEastAsia" w:cstheme="majorBidi"/>
      <w:color w:val="272727" w:themeColor="text1" w:themeTint="D8"/>
    </w:rPr>
  </w:style>
  <w:style w:type="paragraph" w:styleId="Title">
    <w:name w:val="Title"/>
    <w:basedOn w:val="Normal"/>
    <w:next w:val="Normal"/>
    <w:link w:val="TitleChar"/>
    <w:uiPriority w:val="10"/>
    <w:qFormat/>
    <w:rsid w:val="000144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4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4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4408"/>
    <w:rPr>
      <w:i/>
      <w:iCs/>
      <w:color w:val="404040" w:themeColor="text1" w:themeTint="BF"/>
    </w:rPr>
  </w:style>
  <w:style w:type="paragraph" w:styleId="ListParagraph">
    <w:name w:val="List Paragraph"/>
    <w:basedOn w:val="Normal"/>
    <w:uiPriority w:val="34"/>
    <w:qFormat/>
    <w:rsid w:val="00014408"/>
    <w:pPr>
      <w:ind w:left="720"/>
      <w:contextualSpacing/>
    </w:pPr>
  </w:style>
  <w:style w:type="character" w:styleId="IntenseEmphasis">
    <w:name w:val="Intense Emphasis"/>
    <w:basedOn w:val="DefaultParagraphFont"/>
    <w:uiPriority w:val="21"/>
    <w:qFormat/>
    <w:rsid w:val="00014408"/>
    <w:rPr>
      <w:i/>
      <w:iCs/>
      <w:color w:val="0F4761" w:themeColor="accent1" w:themeShade="BF"/>
    </w:rPr>
  </w:style>
  <w:style w:type="paragraph" w:styleId="IntenseQuote">
    <w:name w:val="Intense Quote"/>
    <w:basedOn w:val="Normal"/>
    <w:next w:val="Normal"/>
    <w:link w:val="IntenseQuoteChar"/>
    <w:uiPriority w:val="30"/>
    <w:qFormat/>
    <w:rsid w:val="0001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408"/>
    <w:rPr>
      <w:i/>
      <w:iCs/>
      <w:color w:val="0F4761" w:themeColor="accent1" w:themeShade="BF"/>
    </w:rPr>
  </w:style>
  <w:style w:type="character" w:styleId="IntenseReference">
    <w:name w:val="Intense Reference"/>
    <w:basedOn w:val="DefaultParagraphFont"/>
    <w:uiPriority w:val="32"/>
    <w:qFormat/>
    <w:rsid w:val="00014408"/>
    <w:rPr>
      <w:b/>
      <w:bCs/>
      <w:smallCaps/>
      <w:color w:val="0F4761" w:themeColor="accent1" w:themeShade="BF"/>
      <w:spacing w:val="5"/>
    </w:rPr>
  </w:style>
  <w:style w:type="character" w:styleId="CommentReference">
    <w:name w:val="annotation reference"/>
    <w:basedOn w:val="DefaultParagraphFont"/>
    <w:rsid w:val="00014408"/>
    <w:rPr>
      <w:sz w:val="16"/>
      <w:szCs w:val="16"/>
    </w:rPr>
  </w:style>
  <w:style w:type="table" w:styleId="TableGrid">
    <w:name w:val="Table Grid"/>
    <w:basedOn w:val="TableNormal"/>
    <w:uiPriority w:val="39"/>
    <w:rsid w:val="000144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14408"/>
    <w:rPr>
      <w:b/>
      <w:bCs/>
    </w:rPr>
  </w:style>
  <w:style w:type="paragraph" w:customStyle="1" w:styleId="EndNoteBibliographyTitle">
    <w:name w:val="EndNote Bibliography Title"/>
    <w:basedOn w:val="Normal"/>
    <w:link w:val="EndNoteBibliographyTitleChar"/>
    <w:rsid w:val="009E3D6A"/>
    <w:pPr>
      <w:jc w:val="center"/>
    </w:pPr>
  </w:style>
  <w:style w:type="character" w:customStyle="1" w:styleId="EndNoteBibliographyTitleChar">
    <w:name w:val="EndNote Bibliography Title Char"/>
    <w:basedOn w:val="DefaultParagraphFont"/>
    <w:link w:val="EndNoteBibliographyTitle"/>
    <w:rsid w:val="009E3D6A"/>
    <w:rPr>
      <w:rFonts w:ascii="Times New Roman" w:eastAsia="MS Mincho" w:hAnsi="Times New Roman" w:cs="Times New Roman"/>
      <w:kern w:val="0"/>
      <w:lang w:val="en-GB" w:eastAsia="ja-JP"/>
      <w14:ligatures w14:val="none"/>
    </w:rPr>
  </w:style>
  <w:style w:type="paragraph" w:customStyle="1" w:styleId="EndNoteBibliography">
    <w:name w:val="EndNote Bibliography"/>
    <w:basedOn w:val="Normal"/>
    <w:link w:val="EndNoteBibliographyChar"/>
    <w:rsid w:val="009E3D6A"/>
  </w:style>
  <w:style w:type="character" w:customStyle="1" w:styleId="EndNoteBibliographyChar">
    <w:name w:val="EndNote Bibliography Char"/>
    <w:basedOn w:val="DefaultParagraphFont"/>
    <w:link w:val="EndNoteBibliography"/>
    <w:rsid w:val="009E3D6A"/>
    <w:rPr>
      <w:rFonts w:ascii="Times New Roman" w:eastAsia="MS Mincho" w:hAnsi="Times New Roman" w:cs="Times New Roman"/>
      <w:kern w:val="0"/>
      <w:lang w:val="en-GB" w:eastAsia="ja-JP"/>
      <w14:ligatures w14:val="none"/>
    </w:rPr>
  </w:style>
  <w:style w:type="character" w:styleId="Hyperlink">
    <w:name w:val="Hyperlink"/>
    <w:basedOn w:val="DefaultParagraphFont"/>
    <w:uiPriority w:val="99"/>
    <w:unhideWhenUsed/>
    <w:rsid w:val="009E3D6A"/>
    <w:rPr>
      <w:color w:val="467886" w:themeColor="hyperlink"/>
      <w:u w:val="single"/>
    </w:rPr>
  </w:style>
  <w:style w:type="character" w:styleId="UnresolvedMention">
    <w:name w:val="Unresolved Mention"/>
    <w:basedOn w:val="DefaultParagraphFont"/>
    <w:uiPriority w:val="99"/>
    <w:semiHidden/>
    <w:unhideWhenUsed/>
    <w:rsid w:val="009E3D6A"/>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MS Mincho" w:hAnsi="Times New Roman" w:cs="Times New Roman"/>
      <w:kern w:val="0"/>
      <w:sz w:val="20"/>
      <w:szCs w:val="20"/>
      <w:lang w:val="en-GB" w:eastAsia="ja-JP"/>
      <w14:ligatures w14:val="none"/>
    </w:rPr>
  </w:style>
  <w:style w:type="paragraph" w:styleId="Revision">
    <w:name w:val="Revision"/>
    <w:hidden/>
    <w:uiPriority w:val="99"/>
    <w:semiHidden/>
    <w:rsid w:val="00247687"/>
    <w:rPr>
      <w:rFonts w:ascii="Times New Roman" w:eastAsia="MS Mincho" w:hAnsi="Times New Roman" w:cs="Times New Roman"/>
      <w:kern w:val="0"/>
      <w:lang w:val="en-GB" w:eastAsia="ja-JP"/>
      <w14:ligatures w14:val="none"/>
    </w:rPr>
  </w:style>
  <w:style w:type="paragraph" w:styleId="CommentSubject">
    <w:name w:val="annotation subject"/>
    <w:basedOn w:val="CommentText"/>
    <w:next w:val="CommentText"/>
    <w:link w:val="CommentSubjectChar"/>
    <w:uiPriority w:val="99"/>
    <w:semiHidden/>
    <w:unhideWhenUsed/>
    <w:rsid w:val="00247687"/>
    <w:rPr>
      <w:b/>
      <w:bCs/>
    </w:rPr>
  </w:style>
  <w:style w:type="character" w:customStyle="1" w:styleId="CommentSubjectChar">
    <w:name w:val="Comment Subject Char"/>
    <w:basedOn w:val="CommentTextChar"/>
    <w:link w:val="CommentSubject"/>
    <w:uiPriority w:val="99"/>
    <w:semiHidden/>
    <w:rsid w:val="00247687"/>
    <w:rPr>
      <w:rFonts w:ascii="Times New Roman" w:eastAsia="MS Mincho" w:hAnsi="Times New Roman" w:cs="Times New Roman"/>
      <w:b/>
      <w:bCs/>
      <w:kern w:val="0"/>
      <w:sz w:val="20"/>
      <w:szCs w:val="20"/>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13</Pages>
  <Words>3981</Words>
  <Characters>22696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Way</dc:creator>
  <cp:keywords/>
  <dc:description/>
  <cp:lastModifiedBy>Georgina Schlub</cp:lastModifiedBy>
  <cp:revision>3</cp:revision>
  <dcterms:created xsi:type="dcterms:W3CDTF">2025-05-16T02:26:00Z</dcterms:created>
  <dcterms:modified xsi:type="dcterms:W3CDTF">2025-05-17T03:30:00Z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2025-05-17T03:30:35Z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bece2bbf-6735-411d-8367-c12934aac0f8</vt:lpwstr>
  </property>
  <property fmtid="{D5CDD505-2E9C-101B-9397-08002B2CF9AE}" pid="8" name="MSIP_Label_51a6c3db-1667-4f49-995a-8b9973972958_ContentBits">
    <vt:lpwstr>0</vt:lpwstr>
  </property>
  <property fmtid="{D5CDD505-2E9C-101B-9397-08002B2CF9AE}" pid="9" name="MSIP_Label_51a6c3db-1667-4f49-995a-8b9973972958_Tag">
    <vt:lpwstr>50, 3, 0, 1</vt:lpwstr>
  </property>
</Properties>
</file>